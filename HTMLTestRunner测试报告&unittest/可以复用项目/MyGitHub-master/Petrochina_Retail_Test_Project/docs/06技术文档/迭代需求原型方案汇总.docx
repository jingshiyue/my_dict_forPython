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需求编号3</w:t>
      </w:r>
    </w:p>
    <w:p>
      <w:r>
        <w:rPr>
          <w:rFonts w:hint="eastAsia"/>
        </w:rPr>
        <w:t>需求描述</w:t>
      </w:r>
    </w:p>
    <w:p>
      <w:r>
        <w:rPr>
          <w:rFonts w:hint="eastAsia"/>
        </w:rPr>
        <w:t>A</w:t>
      </w:r>
      <w:r>
        <w:t>PP</w:t>
      </w:r>
      <w:r>
        <w:rPr>
          <w:rFonts w:hint="eastAsia"/>
        </w:rPr>
        <w:t>注册时无需再填写用户名</w:t>
      </w:r>
    </w:p>
    <w:p/>
    <w:p>
      <w:r>
        <w:rPr>
          <w:rFonts w:hint="eastAsia"/>
        </w:rPr>
        <w:t>原型界面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用户注册时，去掉用户名设置环节。</w:t>
      </w:r>
    </w:p>
    <w:p>
      <w:pPr>
        <w:ind w:left="210"/>
      </w:pPr>
      <w:r>
        <w:drawing>
          <wp:inline distT="0" distB="0" distL="0" distR="0">
            <wp:extent cx="1692910" cy="2571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2666" cy="25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个人中心头像旁边及我的公司页 不再展示用户名</w:t>
      </w:r>
    </w:p>
    <w:p>
      <w:r>
        <w:drawing>
          <wp:inline distT="0" distB="0" distL="0" distR="0">
            <wp:extent cx="1708785" cy="303339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5019" cy="30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中台涉及用户名展示的多处地方进行调整</w:t>
      </w:r>
    </w:p>
    <w:p>
      <w:pPr>
        <w:pStyle w:val="11"/>
        <w:ind w:left="570" w:firstLine="0" w:firstLineChars="0"/>
      </w:pPr>
      <w:r>
        <w:rPr>
          <w:rFonts w:hint="eastAsia"/>
        </w:rPr>
        <w:t>中台&gt;客户列表，去除账号这一列和账号搜索框</w:t>
      </w:r>
    </w:p>
    <w:p>
      <w:pPr>
        <w:pStyle w:val="11"/>
        <w:ind w:left="570" w:firstLine="0" w:firstLineChars="0"/>
      </w:pPr>
      <w:r>
        <w:rPr>
          <w:rFonts w:hint="eastAsia"/>
        </w:rPr>
        <w:t>中台&gt;订单详情页：去除客户账号字段</w:t>
      </w:r>
    </w:p>
    <w:p>
      <w:pPr>
        <w:pStyle w:val="11"/>
        <w:ind w:left="570" w:firstLine="0" w:firstLineChars="0"/>
      </w:pPr>
      <w:r>
        <w:rPr>
          <w:rFonts w:hint="eastAsia"/>
        </w:rPr>
        <w:t>中台&gt;客户管理&gt;信息完善去除账号</w:t>
      </w:r>
    </w:p>
    <w:p>
      <w:pPr>
        <w:pStyle w:val="11"/>
        <w:ind w:left="570" w:firstLine="0" w:firstLineChars="0"/>
      </w:pPr>
      <w:r>
        <w:rPr>
          <w:rFonts w:hint="eastAsia"/>
        </w:rPr>
        <w:t>中台&gt;代客下单： 选择授权人时，由用户名改为联系人姓名</w:t>
      </w:r>
    </w:p>
    <w:p>
      <w:pPr>
        <w:pStyle w:val="11"/>
        <w:ind w:left="570" w:firstLine="0" w:firstLineChars="0"/>
      </w:pPr>
      <w:r>
        <w:rPr>
          <w:rFonts w:hint="eastAsia"/>
        </w:rPr>
        <w:t>中台&gt;申请议价：选择授权人时，由用户名改为联系人姓名。查询议价时，授权人展示联系人姓名、议价审批时，授权人展示联系人姓名</w:t>
      </w:r>
    </w:p>
    <w:p>
      <w:pPr>
        <w:pStyle w:val="11"/>
        <w:ind w:left="570" w:firstLine="0" w:firstLineChars="0"/>
      </w:pPr>
      <w:r>
        <w:rPr>
          <w:rFonts w:hint="eastAsia"/>
        </w:rPr>
        <w:t>中台&gt;合同价维护：选择授权人时，由用户名改为联系人姓名。查询合同价时，授权人展示联系人姓名</w:t>
      </w:r>
    </w:p>
    <w:p>
      <w:pPr>
        <w:pStyle w:val="11"/>
        <w:ind w:left="570" w:firstLine="0" w:firstLineChars="0"/>
      </w:pPr>
      <w:r>
        <w:rPr>
          <w:rFonts w:hint="eastAsia"/>
        </w:rPr>
        <w:t>中台&gt;服务管理，去除账号这一列和账号搜索框</w:t>
      </w:r>
    </w:p>
    <w:p>
      <w:pPr>
        <w:rPr>
          <w:rFonts w:hint="eastAsia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需求编号5</w:t>
      </w:r>
      <w:r>
        <w:t xml:space="preserve"> </w:t>
      </w:r>
    </w:p>
    <w:p>
      <w:r>
        <w:rPr>
          <w:rFonts w:hint="eastAsia"/>
        </w:rPr>
        <w:t>需求描述</w:t>
      </w:r>
    </w:p>
    <w:p>
      <w:r>
        <w:rPr>
          <w:rFonts w:hint="eastAsia"/>
        </w:rPr>
        <w:t>增加挂牌价维护记录页，展示每一次提交得挂牌价记录</w:t>
      </w:r>
    </w:p>
    <w:p/>
    <w:p>
      <w:r>
        <w:rPr>
          <w:rFonts w:hint="eastAsia"/>
        </w:rPr>
        <w:t>原型界面</w:t>
      </w:r>
    </w:p>
    <w:p>
      <w:r>
        <w:drawing>
          <wp:inline distT="0" distB="0" distL="0" distR="0">
            <wp:extent cx="4750435" cy="6076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330" cy="60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</w:pPr>
      <w:bookmarkStart w:id="0" w:name="_Hlk517370954"/>
      <w:r>
        <w:rPr>
          <w:rFonts w:hint="eastAsia"/>
        </w:rPr>
        <w:t>列表排序说明：按维护时间最近排序，每页展示10条，分页处理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默认为收起状态，点击【查看】则展开详情，点击【收起】则收起详情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字段说明</w:t>
      </w:r>
    </w:p>
    <w:p>
      <w:pPr>
        <w:pStyle w:val="11"/>
        <w:ind w:left="1035" w:firstLine="0" w:firstLineChars="0"/>
      </w:pPr>
      <w:r>
        <w:rPr>
          <w:rFonts w:hint="eastAsia"/>
        </w:rPr>
        <w:t>维护时间：用户提交定价的时间</w:t>
      </w:r>
    </w:p>
    <w:p>
      <w:pPr>
        <w:pStyle w:val="11"/>
        <w:ind w:left="1035" w:firstLine="0" w:firstLineChars="0"/>
      </w:pPr>
      <w:r>
        <w:rPr>
          <w:rFonts w:hint="eastAsia"/>
        </w:rPr>
        <w:t>维护人：中台账号的员工姓名</w:t>
      </w:r>
    </w:p>
    <w:p>
      <w:pPr>
        <w:pStyle w:val="11"/>
        <w:ind w:left="1035" w:firstLine="0" w:firstLineChars="0"/>
      </w:pPr>
      <w:r>
        <w:rPr>
          <w:rFonts w:hint="eastAsia"/>
        </w:rPr>
        <w:t>其他：即该记录的原始定价内容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可通过维护时间范围搜索</w:t>
      </w:r>
    </w:p>
    <w:bookmarkEnd w:id="0"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 6</w:t>
      </w:r>
    </w:p>
    <w:p>
      <w:pPr>
        <w:pStyle w:val="11"/>
        <w:ind w:left="360" w:firstLine="0" w:firstLineChars="0"/>
        <w:rPr>
          <w:b/>
        </w:rPr>
      </w:pPr>
      <w:r>
        <w:rPr>
          <w:rFonts w:hint="eastAsia"/>
          <w:b/>
        </w:rPr>
        <w:t>需求描述：</w:t>
      </w:r>
    </w:p>
    <w:p>
      <w:pPr>
        <w:pStyle w:val="11"/>
        <w:ind w:left="360" w:firstLine="0" w:firstLineChars="0"/>
      </w:pPr>
      <w:r>
        <w:rPr>
          <w:rFonts w:hint="eastAsia"/>
        </w:rPr>
        <w:t>可选中多个油库/价区/公司批量维护挂牌价。</w:t>
      </w:r>
    </w:p>
    <w:p>
      <w:pPr>
        <w:pStyle w:val="11"/>
        <w:ind w:left="360" w:firstLine="0" w:firstLineChars="0"/>
      </w:pPr>
      <w:r>
        <w:rPr>
          <w:rFonts w:hint="eastAsia"/>
        </w:rPr>
        <w:t>1）油库/价区/公司，可多选复选。</w:t>
      </w:r>
    </w:p>
    <w:p>
      <w:pPr>
        <w:pStyle w:val="11"/>
        <w:ind w:left="360" w:firstLine="0" w:firstLineChars="0"/>
      </w:pPr>
      <w:r>
        <w:rPr>
          <w:rFonts w:hint="eastAsia"/>
        </w:rPr>
        <w:t>2）也可点击辅助按钮【全选】，一键全部选中。</w:t>
      </w:r>
    </w:p>
    <w:p>
      <w:pPr>
        <w:pStyle w:val="11"/>
        <w:ind w:left="360" w:firstLine="0" w:firstLineChars="0"/>
      </w:pPr>
      <w:r>
        <w:rPr>
          <w:rFonts w:hint="eastAsia"/>
        </w:rPr>
        <w:t>3）复选批量维护时，设置确认界面应把所有选择的油库/价区/公司进行展示</w:t>
      </w:r>
    </w:p>
    <w:p/>
    <w:p>
      <w:pPr>
        <w:rPr>
          <w:rFonts w:hint="eastAsia"/>
          <w:b/>
        </w:rPr>
      </w:pPr>
      <w:r>
        <w:rPr>
          <w:rFonts w:hint="eastAsia"/>
          <w:b/>
        </w:rPr>
        <w:t>原型界面</w:t>
      </w:r>
    </w:p>
    <w:p>
      <w:r>
        <w:drawing>
          <wp:inline distT="0" distB="0" distL="0" distR="0">
            <wp:extent cx="5274310" cy="13125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 xml:space="preserve">需求编号 </w:t>
      </w:r>
      <w:r>
        <w:t>7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r>
        <w:rPr>
          <w:rFonts w:hint="eastAsia"/>
        </w:rPr>
        <w:t>省公司账号可统一维护各地市公司折扣价，并可以批量选择和维护</w:t>
      </w:r>
    </w:p>
    <w:p/>
    <w:p>
      <w:pPr>
        <w:rPr>
          <w:rFonts w:hint="eastAsia"/>
          <w:b/>
        </w:rPr>
      </w:pPr>
      <w:r>
        <w:rPr>
          <w:rFonts w:hint="eastAsia"/>
          <w:b/>
        </w:rPr>
        <w:t>原型界面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800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需求编号8</w:t>
      </w:r>
    </w:p>
    <w:p>
      <w:r>
        <w:rPr>
          <w:rFonts w:hint="eastAsia"/>
        </w:rPr>
        <w:t>需求描述：</w:t>
      </w:r>
    </w:p>
    <w:p>
      <w:pPr>
        <w:rPr>
          <w:rFonts w:hint="eastAsia"/>
        </w:rPr>
      </w:pPr>
      <w:r>
        <w:rPr>
          <w:rFonts w:hint="eastAsia"/>
        </w:rPr>
        <w:t>增加折扣价维护记录列表信息，展示历史折扣价维护记录</w:t>
      </w:r>
    </w:p>
    <w:p>
      <w:pPr>
        <w:pStyle w:val="11"/>
        <w:numPr>
          <w:ilvl w:val="0"/>
          <w:numId w:val="3"/>
        </w:numPr>
        <w:ind w:firstLineChars="0"/>
      </w:pPr>
      <w:bookmarkStart w:id="1" w:name="_Hlk517371128"/>
      <w:r>
        <w:rPr>
          <w:rFonts w:hint="eastAsia"/>
        </w:rPr>
        <w:t>列表排序说明：按维护时间最近排序，每页展示10条，分页处理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默认为收起状态，点击【查看】则展开详情，点击【收起】则收起详情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字段说明</w:t>
      </w:r>
    </w:p>
    <w:p>
      <w:pPr>
        <w:pStyle w:val="11"/>
        <w:ind w:left="1035" w:firstLine="0" w:firstLineChars="0"/>
      </w:pPr>
      <w:r>
        <w:rPr>
          <w:rFonts w:hint="eastAsia"/>
        </w:rPr>
        <w:t>维护时间：用户提交定价的时间</w:t>
      </w:r>
    </w:p>
    <w:p>
      <w:pPr>
        <w:pStyle w:val="11"/>
        <w:ind w:left="1035" w:firstLine="0" w:firstLineChars="0"/>
      </w:pPr>
      <w:r>
        <w:rPr>
          <w:rFonts w:hint="eastAsia"/>
        </w:rPr>
        <w:t>维护人：中台账号的员工姓名</w:t>
      </w:r>
    </w:p>
    <w:p>
      <w:pPr>
        <w:pStyle w:val="11"/>
        <w:ind w:left="1035" w:firstLine="0" w:firstLineChars="0"/>
      </w:pPr>
      <w:r>
        <w:rPr>
          <w:rFonts w:hint="eastAsia"/>
        </w:rPr>
        <w:t>其他：即该记录的原始定价内容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可通过维护时间范围搜索</w:t>
      </w:r>
    </w:p>
    <w:bookmarkEnd w:id="1"/>
    <w:p/>
    <w:p>
      <w:pPr>
        <w:rPr>
          <w:rFonts w:hint="eastAsia"/>
          <w:b/>
        </w:rPr>
      </w:pPr>
      <w:r>
        <w:rPr>
          <w:rFonts w:hint="eastAsia"/>
          <w:b/>
        </w:rPr>
        <w:t>原型界面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6746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需求编号13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增加多个条件组阶梯的优惠方式</w:t>
      </w:r>
    </w:p>
    <w:p>
      <w:r>
        <w:rPr>
          <w:rFonts w:hint="eastAsia"/>
        </w:rPr>
        <w:t>1、需求说明：</w:t>
      </w:r>
    </w:p>
    <w:p>
      <w:pPr>
        <w:ind w:firstLine="210" w:firstLineChars="100"/>
      </w:pPr>
      <w:r>
        <w:rPr>
          <w:rFonts w:hint="eastAsia"/>
        </w:rPr>
        <w:t>1）多组条件的活动类型，可设置为“不同条件组不同优惠内容”。</w:t>
      </w:r>
    </w:p>
    <w:p>
      <w:pPr>
        <w:ind w:firstLine="210" w:firstLineChars="1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默认为统一活动内容。</w:t>
      </w:r>
    </w:p>
    <w:p>
      <w:pPr>
        <w:ind w:firstLine="210" w:firstLineChars="100"/>
      </w:pPr>
      <w:r>
        <w:rPr>
          <w:rFonts w:hint="eastAsia"/>
        </w:rPr>
        <w:t>2）限制条件增加数值范围的格式</w:t>
      </w:r>
    </w:p>
    <w:p>
      <w:pPr>
        <w:ind w:firstLine="210" w:firstLineChars="100"/>
      </w:pPr>
      <w:r>
        <w:rPr>
          <w:rFonts w:hint="eastAsia"/>
        </w:rPr>
        <w:t>选择了范围，则不可选大于、小于</w:t>
      </w:r>
      <w:r>
        <w:t>…</w:t>
      </w:r>
    </w:p>
    <w:p>
      <w:pPr>
        <w:ind w:firstLine="210" w:firstLineChars="100"/>
      </w:pPr>
      <w:r>
        <w:rPr>
          <w:rFonts w:hint="eastAsia"/>
        </w:rPr>
        <w:t>增加范围的条件有：累计金额数、累计订单数、累计油品数量、单笔订单金额、单笔油品数量。</w:t>
      </w:r>
    </w:p>
    <w:p>
      <w:pPr>
        <w:ind w:firstLine="210" w:firstLineChars="100"/>
      </w:pPr>
    </w:p>
    <w:p>
      <w:r>
        <w:rPr>
          <w:rFonts w:hint="eastAsia"/>
        </w:rPr>
        <w:t>2、原型界面</w:t>
      </w:r>
    </w:p>
    <w:p>
      <w:r>
        <w:drawing>
          <wp:inline distT="0" distB="0" distL="0" distR="0">
            <wp:extent cx="5274310" cy="29190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 15</w:t>
      </w:r>
    </w:p>
    <w:p>
      <w:r>
        <w:rPr>
          <w:rFonts w:hint="eastAsia"/>
        </w:rPr>
        <w:t>需求说明</w:t>
      </w:r>
    </w:p>
    <w:p>
      <w:r>
        <w:rPr>
          <w:rFonts w:hint="eastAsia"/>
        </w:rPr>
        <w:t>A</w:t>
      </w:r>
      <w:r>
        <w:t>PP</w:t>
      </w:r>
      <w:r>
        <w:rPr>
          <w:rFonts w:hint="eastAsia"/>
        </w:rPr>
        <w:t>付油单列表增加展现可预约提油量</w:t>
      </w:r>
    </w:p>
    <w:p/>
    <w:p>
      <w:r>
        <w:rPr>
          <w:rFonts w:hint="eastAsia"/>
        </w:rPr>
        <w:t>原型界面</w:t>
      </w:r>
    </w:p>
    <w:p>
      <w:pPr>
        <w:pStyle w:val="11"/>
        <w:ind w:left="780" w:firstLine="0" w:firstLineChars="0"/>
      </w:pPr>
      <w:r>
        <w:drawing>
          <wp:inline distT="0" distB="0" distL="0" distR="0">
            <wp:extent cx="1642745" cy="2253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850" cy="22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  <w:rPr>
          <w:rFonts w:hint="eastAsia"/>
        </w:rPr>
      </w:pPr>
      <w:r>
        <w:rPr>
          <w:rFonts w:hint="eastAsia"/>
        </w:rPr>
        <w:t>需求编号 17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营销活动&gt;创建活动&gt;活动内容，活动内容为油品时，支持商品可以复选，实现多个商品统一批量设置活动价。</w:t>
      </w:r>
    </w:p>
    <w:p/>
    <w:p>
      <w:r>
        <w:rPr>
          <w:rFonts w:hint="eastAsia"/>
          <w:b/>
        </w:rPr>
        <w:t>原型界面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309620" cy="228092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923" cy="22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如选中S</w:t>
      </w:r>
      <w:r>
        <w:t>KU3</w:t>
      </w:r>
      <w:r>
        <w:rPr>
          <w:rFonts w:hint="eastAsia"/>
        </w:rPr>
        <w:t>和S</w:t>
      </w:r>
      <w:r>
        <w:t>KU</w:t>
      </w:r>
      <w:r>
        <w:rPr>
          <w:rFonts w:hint="eastAsia"/>
        </w:rPr>
        <w:t>5两个油品，设置活动价6500，点击添加，则添加了S</w:t>
      </w:r>
      <w:r>
        <w:t>KU3</w:t>
      </w:r>
      <w:r>
        <w:rPr>
          <w:rFonts w:hint="eastAsia"/>
        </w:rPr>
        <w:t>和S</w:t>
      </w:r>
      <w:r>
        <w:t>KU5</w:t>
      </w:r>
      <w:r>
        <w:rPr>
          <w:rFonts w:hint="eastAsia"/>
        </w:rPr>
        <w:t>两个活动优惠，均为6500元。</w:t>
      </w:r>
    </w:p>
    <w:p>
      <w:pPr>
        <w:rPr>
          <w:b/>
        </w:rPr>
      </w:pPr>
    </w:p>
    <w:p>
      <w:pPr>
        <w:pStyle w:val="2"/>
        <w:rPr>
          <w:rFonts w:hint="eastAsia" w:eastAsiaTheme="majorEastAsia"/>
          <w:color w:val="0000FF"/>
          <w:lang w:val="en-US" w:eastAsia="zh-CN"/>
        </w:rPr>
      </w:pPr>
      <w:r>
        <w:rPr>
          <w:rFonts w:hint="eastAsia"/>
          <w:color w:val="0000FF"/>
        </w:rPr>
        <w:t>需求编号18</w:t>
      </w:r>
      <w:r>
        <w:rPr>
          <w:rFonts w:hint="eastAsia"/>
          <w:color w:val="0000FF"/>
          <w:lang w:val="en-US" w:eastAsia="zh-CN"/>
        </w:rPr>
        <w:t>-需求清单序号17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中台&gt;客户列表或联系人列表&gt;查看认证信息，点击客户资质图片，可查看大图</w:t>
      </w:r>
    </w:p>
    <w:p/>
    <w:p>
      <w:r>
        <w:rPr>
          <w:rFonts w:hint="eastAsia"/>
          <w:b/>
        </w:rPr>
        <w:t>原型界面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2991485" cy="3277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189" cy="32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</w:rPr>
      </w:pPr>
      <w:r>
        <w:rPr>
          <w:rFonts w:hint="eastAsia"/>
          <w:b/>
        </w:rPr>
        <w:t>需求说明：</w:t>
      </w:r>
    </w:p>
    <w:p>
      <w:r>
        <w:rPr>
          <w:rFonts w:hint="eastAsia"/>
        </w:rPr>
        <w:t>无</w:t>
      </w:r>
    </w:p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需求编号20</w:t>
      </w:r>
      <w:r>
        <w:t xml:space="preserve"> 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中台&gt;控制管理&gt;过期时间，销售公司可支持复选功能，复选则视为统一设置过期时间。</w:t>
      </w:r>
    </w:p>
    <w:p/>
    <w:p>
      <w:r>
        <w:rPr>
          <w:rFonts w:hint="eastAsia"/>
          <w:b/>
        </w:rPr>
        <w:t>原型界面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35026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7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需求编号22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中台&gt;营销管理，创建活动时，点击提交创建后，弹出二次确认页面，确认后才可真正提交成功</w:t>
      </w:r>
    </w:p>
    <w:p/>
    <w:p>
      <w:r>
        <w:drawing>
          <wp:inline distT="0" distB="0" distL="0" distR="0">
            <wp:extent cx="5274310" cy="3012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需求编号23</w:t>
      </w:r>
    </w:p>
    <w:p>
      <w:r>
        <w:rPr>
          <w:rFonts w:hint="eastAsia"/>
        </w:rPr>
        <w:t>需求描述</w:t>
      </w:r>
    </w:p>
    <w:p>
      <w:r>
        <w:rPr>
          <w:rFonts w:hint="eastAsia"/>
        </w:rPr>
        <w:t>创建活动时增加活动范围的参数填写，可选择参与的销售公司范围，各类条件计算量应都以活动范围为基础。如配置全省活动，活动参与人数</w:t>
      </w:r>
      <w:r>
        <w:t>100，则为全省共计限制100的，而非对地市公司的限制。</w:t>
      </w:r>
    </w:p>
    <w:p/>
    <w:p>
      <w:r>
        <w:rPr>
          <w:rFonts w:hint="eastAsia"/>
        </w:rPr>
        <w:t>原型界面</w:t>
      </w:r>
    </w:p>
    <w:p>
      <w:r>
        <w:drawing>
          <wp:inline distT="0" distB="0" distL="0" distR="0">
            <wp:extent cx="5274310" cy="26720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省公司账号创建活动，可选全部销售公司范围。市销售公司账号创建活动，仅可选择本公司。</w:t>
      </w:r>
    </w:p>
    <w:p>
      <w:r>
        <w:rPr>
          <w:rFonts w:hint="eastAsia"/>
        </w:rPr>
        <w:t>销售公司范围为必选项</w:t>
      </w:r>
    </w:p>
    <w:p>
      <w:pPr>
        <w:rPr>
          <w:rFonts w:hint="eastAsia"/>
        </w:rPr>
      </w:pPr>
      <w:r>
        <w:rPr>
          <w:rFonts w:hint="eastAsia"/>
        </w:rPr>
        <w:t>默认为全选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需求编号24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部分文案和界面得简单调整</w:t>
      </w:r>
    </w:p>
    <w:p/>
    <w:p>
      <w:r>
        <w:rPr>
          <w:rFonts w:hint="eastAsia"/>
        </w:rPr>
        <w:t>需求说明：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营销管理中,创建营销活动时，限制客户条件的选项改为，联系人和客户，默认选中按客户</w:t>
      </w:r>
    </w:p>
    <w:p>
      <w:r>
        <w:drawing>
          <wp:inline distT="0" distB="0" distL="0" distR="0">
            <wp:extent cx="2860040" cy="365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3717" cy="3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创建营销活动时，各类金额输入的地方都要增加单位，如吨、元、元每吨</w:t>
      </w:r>
    </w:p>
    <w:p>
      <w:pPr>
        <w:jc w:val="left"/>
      </w:pPr>
      <w:r>
        <w:drawing>
          <wp:inline distT="0" distB="0" distL="0" distR="0">
            <wp:extent cx="3188970" cy="8902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90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3041650" cy="176974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842" cy="1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中台，客户认证 把“信息完善”改为“现场认证”，</w:t>
      </w:r>
      <w:r>
        <w:t xml:space="preserve"> </w:t>
      </w:r>
    </w:p>
    <w:p>
      <w:r>
        <w:rPr>
          <w:rFonts w:hint="eastAsia"/>
        </w:rPr>
        <w:t>4、A</w:t>
      </w:r>
      <w:r>
        <w:t>PP</w:t>
      </w:r>
      <w:r>
        <w:rPr>
          <w:rFonts w:hint="eastAsia"/>
        </w:rPr>
        <w:t>及中台订单状态名：已拒绝 改为：已作废</w:t>
      </w:r>
    </w:p>
    <w:p>
      <w:r>
        <w:rPr>
          <w:rFonts w:hint="eastAsia"/>
        </w:rPr>
        <w:t>5、</w:t>
      </w:r>
      <w:r>
        <w:tab/>
      </w:r>
      <w:r>
        <w:rPr>
          <w:rFonts w:hint="eastAsia"/>
        </w:rPr>
        <w:t>定价规则</w:t>
      </w:r>
      <w:r>
        <w:t>&gt;油库，油库下的公司列表</w:t>
      </w:r>
      <w:r>
        <w:rPr>
          <w:rFonts w:hint="eastAsia"/>
        </w:rPr>
        <w:t>中</w:t>
      </w:r>
      <w:r>
        <w:t>去掉油库两字、市销售公司去掉”市“字</w:t>
      </w:r>
    </w:p>
    <w:p>
      <w:r>
        <w:rPr>
          <w:rFonts w:hint="eastAsia"/>
        </w:rPr>
        <w:t>6、中台菜单名称统一梳理更新</w:t>
      </w:r>
    </w:p>
    <w:p>
      <w:r>
        <w:rPr>
          <w:rFonts w:hint="eastAsia"/>
        </w:rPr>
        <w:t>用户管理：</w:t>
      </w:r>
    </w:p>
    <w:p>
      <w:r>
        <w:rPr>
          <w:rFonts w:hint="eastAsia"/>
        </w:rPr>
        <w:t>客户列表、联系人列表、客户经理列表、客户认证管理、销售线索管理</w:t>
      </w:r>
    </w:p>
    <w:p>
      <w:r>
        <w:rPr>
          <w:rFonts w:hint="eastAsia"/>
        </w:rPr>
        <w:t>订单管理：</w:t>
      </w:r>
    </w:p>
    <w:p>
      <w:r>
        <w:rPr>
          <w:rFonts w:hint="eastAsia"/>
        </w:rPr>
        <w:t>订单列表（原全部订单）、待支付订单、待处理订单、代客下单、订单评价</w:t>
      </w:r>
    </w:p>
    <w:p>
      <w:r>
        <w:rPr>
          <w:rFonts w:hint="eastAsia"/>
        </w:rPr>
        <w:t>物流管理：</w:t>
      </w:r>
    </w:p>
    <w:p>
      <w:r>
        <w:rPr>
          <w:rFonts w:hint="eastAsia"/>
        </w:rPr>
        <w:t>物流列表、代客预约提油</w:t>
      </w:r>
    </w:p>
    <w:p>
      <w:r>
        <w:rPr>
          <w:rFonts w:hint="eastAsia"/>
        </w:rPr>
        <w:t>商品管理：</w:t>
      </w:r>
    </w:p>
    <w:p>
      <w:r>
        <w:rPr>
          <w:rFonts w:hint="eastAsia"/>
        </w:rPr>
        <w:t>商品上架、已上架商品、商品列表</w:t>
      </w:r>
    </w:p>
    <w:p>
      <w:r>
        <w:rPr>
          <w:rFonts w:hint="eastAsia"/>
        </w:rPr>
        <w:t>定价管理：</w:t>
      </w:r>
    </w:p>
    <w:p>
      <w:r>
        <w:rPr>
          <w:rFonts w:hint="eastAsia"/>
        </w:rPr>
        <w:t>定价规则管理、挂牌价维护、挂牌价列表（原挂牌价维护记录）、折扣维护、折扣价列表（原折扣维护记录）、议价管理、议价审批管理、合同价维护</w:t>
      </w:r>
    </w:p>
    <w:p>
      <w:r>
        <w:rPr>
          <w:rFonts w:hint="eastAsia"/>
        </w:rPr>
        <w:t>营销管理：</w:t>
      </w:r>
    </w:p>
    <w:p>
      <w:r>
        <w:rPr>
          <w:rFonts w:hint="eastAsia"/>
        </w:rPr>
        <w:t>新增活动类型、活动类型列表、活动列表</w:t>
      </w:r>
    </w:p>
    <w:p>
      <w:r>
        <w:rPr>
          <w:rFonts w:hint="eastAsia"/>
        </w:rPr>
        <w:t>积分商城：</w:t>
      </w:r>
    </w:p>
    <w:p>
      <w:r>
        <w:rPr>
          <w:rFonts w:hint="eastAsia"/>
        </w:rPr>
        <w:t>积分管理</w:t>
      </w:r>
    </w:p>
    <w:p>
      <w:r>
        <w:rPr>
          <w:rFonts w:hint="eastAsia"/>
        </w:rPr>
        <w:t>页面管理</w:t>
      </w:r>
      <w:r>
        <w:t>:</w:t>
      </w:r>
    </w:p>
    <w:p>
      <w:r>
        <w:rPr>
          <w:rFonts w:hint="eastAsia"/>
        </w:rPr>
        <w:t>栏目管理、内容管理、新增内容</w:t>
      </w:r>
    </w:p>
    <w:p>
      <w:r>
        <w:rPr>
          <w:rFonts w:hint="eastAsia"/>
        </w:rPr>
        <w:t>电子商城：</w:t>
      </w:r>
    </w:p>
    <w:p>
      <w:r>
        <w:rPr>
          <w:rFonts w:hint="eastAsia"/>
        </w:rPr>
        <w:t>功能建设中</w:t>
      </w:r>
    </w:p>
    <w:p>
      <w:r>
        <w:rPr>
          <w:rFonts w:hint="eastAsia"/>
        </w:rPr>
        <w:t>商户管理:</w:t>
      </w:r>
    </w:p>
    <w:p>
      <w:r>
        <w:rPr>
          <w:rFonts w:hint="eastAsia"/>
        </w:rPr>
        <w:t>功能建设中</w:t>
      </w:r>
    </w:p>
    <w:p>
      <w:r>
        <w:rPr>
          <w:rFonts w:hint="eastAsia"/>
        </w:rPr>
        <w:t>消息管理：</w:t>
      </w:r>
    </w:p>
    <w:p>
      <w:r>
        <w:rPr>
          <w:rFonts w:hint="eastAsia"/>
        </w:rPr>
        <w:t>功能建设中</w:t>
      </w:r>
    </w:p>
    <w:p>
      <w:r>
        <w:rPr>
          <w:rFonts w:hint="eastAsia"/>
        </w:rPr>
        <w:t>集成管理：</w:t>
      </w:r>
    </w:p>
    <w:p>
      <w:r>
        <w:rPr>
          <w:rFonts w:hint="eastAsia"/>
        </w:rPr>
        <w:t>功能建设中</w:t>
      </w:r>
    </w:p>
    <w:p>
      <w:pPr>
        <w:rPr>
          <w:rFonts w:hint="eastAsia"/>
        </w:rPr>
      </w:pPr>
      <w:r>
        <w:rPr>
          <w:rFonts w:hint="eastAsia"/>
        </w:rPr>
        <w:t>服务管理：</w:t>
      </w:r>
    </w:p>
    <w:p>
      <w:r>
        <w:rPr>
          <w:rFonts w:hint="eastAsia"/>
        </w:rPr>
        <w:t>投诉建议与调查</w:t>
      </w:r>
    </w:p>
    <w:p>
      <w:r>
        <w:rPr>
          <w:rFonts w:hint="eastAsia"/>
        </w:rPr>
        <w:t>控制管理：</w:t>
      </w:r>
    </w:p>
    <w:p>
      <w:r>
        <w:rPr>
          <w:rFonts w:hint="eastAsia"/>
        </w:rPr>
        <w:t>支付期限控制、购油时间管理、提油量控制</w:t>
      </w:r>
    </w:p>
    <w:p>
      <w:r>
        <w:rPr>
          <w:rFonts w:hint="eastAsia"/>
        </w:rPr>
        <w:t>系统设置</w:t>
      </w:r>
    </w:p>
    <w:p>
      <w:r>
        <w:rPr>
          <w:rFonts w:hint="eastAsia"/>
        </w:rPr>
        <w:t>权限管理、组织管理、油库管理、角色管理、数据权限管理</w:t>
      </w:r>
    </w:p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需求编号25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r>
        <w:t>APP在线认证申请时，增加联系人身份证号填写</w:t>
      </w:r>
    </w:p>
    <w:p>
      <w:pPr>
        <w:rPr>
          <w:b/>
        </w:rPr>
      </w:pPr>
      <w:r>
        <w:rPr>
          <w:rFonts w:hint="eastAsia"/>
          <w:b/>
        </w:rPr>
        <w:t>原型界面</w:t>
      </w:r>
    </w:p>
    <w:p>
      <w:r>
        <w:drawing>
          <wp:inline distT="0" distB="0" distL="0" distR="0">
            <wp:extent cx="2752725" cy="4092575"/>
            <wp:effectExtent l="0" t="0" r="952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927" cy="40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 w:eastAsiaTheme="majorEastAsia"/>
          <w:lang w:val="en-US" w:eastAsia="zh-CN"/>
        </w:rPr>
      </w:pPr>
      <w:r>
        <w:rPr>
          <w:rFonts w:hint="eastAsia"/>
        </w:rPr>
        <w:t>需求编号27</w:t>
      </w:r>
      <w:r>
        <w:rPr>
          <w:rFonts w:hint="eastAsia"/>
          <w:lang w:val="en-US" w:eastAsia="zh-CN"/>
        </w:rPr>
        <w:t>-需求清单序号26客户列表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r>
        <w:rPr>
          <w:rFonts w:hint="eastAsia"/>
        </w:rPr>
        <w:t>在用户管理菜单下，新增客户列表。以客户为实体、表头来展现客户相关数据</w:t>
      </w:r>
    </w:p>
    <w:p/>
    <w:p>
      <w:pPr>
        <w:rPr>
          <w:b/>
        </w:rPr>
      </w:pPr>
      <w:r>
        <w:rPr>
          <w:rFonts w:hint="eastAsia"/>
          <w:b/>
        </w:rPr>
        <w:t>原型界面</w:t>
      </w:r>
    </w:p>
    <w:p>
      <w:pPr>
        <w:jc w:val="center"/>
        <w:rPr>
          <w:b/>
        </w:rPr>
      </w:pPr>
      <w:r>
        <w:drawing>
          <wp:inline distT="0" distB="0" distL="0" distR="0">
            <wp:extent cx="5274310" cy="3593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、</w:t>
      </w:r>
      <w:r>
        <w:drawing>
          <wp:inline distT="0" distB="0" distL="0" distR="0">
            <wp:extent cx="3072130" cy="33655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4126" cy="336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需求说明：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集团账号，可查看全国所有数据、省公司账号，可查看省内数据、销售公司账号，只可查看销售公司数据，客户经理只可查看所管客户的数据。（注意省公司和销售公司筛选条件框的可选范围控制）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一个客户在多家销售公司认证时，则有多条数据。一个客户在一家销售公司可能存在1个或多个联系人。一个客户在一家销售公司可能存在1个或多个客户经理。</w:t>
      </w:r>
    </w:p>
    <w:p>
      <w:pPr>
        <w:widowControl/>
        <w:numPr>
          <w:ilvl w:val="0"/>
          <w:numId w:val="5"/>
        </w:numPr>
        <w:spacing w:line="360" w:lineRule="auto"/>
        <w:jc w:val="left"/>
      </w:pPr>
      <w:r>
        <w:rPr>
          <w:rFonts w:hint="eastAsia"/>
        </w:rPr>
        <w:t>列表按认证时间默认最新排序</w:t>
      </w:r>
    </w:p>
    <w:p>
      <w:pPr>
        <w:widowControl/>
        <w:numPr>
          <w:ilvl w:val="0"/>
          <w:numId w:val="5"/>
        </w:numPr>
        <w:spacing w:line="360" w:lineRule="auto"/>
        <w:jc w:val="left"/>
      </w:pPr>
      <w:r>
        <w:rPr>
          <w:rFonts w:hint="eastAsia"/>
        </w:rPr>
        <w:t>点击联系人姓名，可跳转至联系人列表，自动搜索该联系人手机号，展现该联系人得数据。点击查看认证信息，弹出认证信息查看窗口。</w:t>
      </w:r>
    </w:p>
    <w:p>
      <w:pPr>
        <w:widowControl/>
        <w:numPr>
          <w:ilvl w:val="0"/>
          <w:numId w:val="5"/>
        </w:numPr>
        <w:spacing w:line="360" w:lineRule="auto"/>
        <w:jc w:val="left"/>
      </w:pPr>
      <w:r>
        <w:rPr>
          <w:rFonts w:hint="eastAsia"/>
        </w:rPr>
        <w:t>可通过客户公司名称、统一社会信用代码、法人姓名、联系人姓名、联系人手机、客户经理姓名及手机进行搜索。可通过销售公司、客户等级、统计分类进行筛选。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字段说明</w:t>
      </w:r>
    </w:p>
    <w:tbl>
      <w:tblPr>
        <w:tblStyle w:val="7"/>
        <w:tblW w:w="8400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118"/>
        <w:gridCol w:w="37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字段名称</w:t>
            </w:r>
          </w:p>
        </w:tc>
        <w:tc>
          <w:tcPr>
            <w:tcW w:w="31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定 义</w:t>
            </w:r>
          </w:p>
        </w:tc>
        <w:tc>
          <w:tcPr>
            <w:tcW w:w="3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hAnsi="宋体" w:cs="宋体"/>
                <w:color w:val="000000"/>
                <w:kern w:val="0"/>
                <w:sz w:val="16"/>
                <w:szCs w:val="16"/>
              </w:rPr>
              <w:t>公司名称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认证时C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获取，后续通过C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接口增量同步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统一社会信用代码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认证时C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获取，后续通过C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接口增量同步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法人姓名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认证时C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获取“客户性质”字段，后续通过C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接口增量同步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统计分类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认证时C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获取，后续通过C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接口增量同步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所属省公司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客户认证的省公司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所属销售公司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客户认证的销售公司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客户等级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客户等级，通过C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接口增量同步更新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联系人姓名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用户认证联系人姓名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联系人电话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用户注册手机号码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客户经理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CRM系统中该客户对应客户经理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C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rm中通常有1个或多个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客户经理电话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CRM系统客户经理的手机号码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联系人认证状态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即已认证、待认证、已冻结、已变更、已过期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现场认证时间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客户在该销售公司首次现场认证通过认证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</w:tbl>
    <w:p/>
    <w:p>
      <w:pPr>
        <w:pStyle w:val="2"/>
        <w:rPr>
          <w:rFonts w:hint="eastAsia" w:eastAsiaTheme="majorEastAsia"/>
          <w:lang w:val="en-US" w:eastAsia="zh-CN"/>
        </w:rPr>
      </w:pPr>
      <w:r>
        <w:rPr>
          <w:rFonts w:hint="eastAsia"/>
        </w:rPr>
        <w:t>需求编号26</w:t>
      </w:r>
      <w:r>
        <w:rPr>
          <w:rFonts w:hint="eastAsia"/>
          <w:lang w:val="en-US" w:eastAsia="zh-CN"/>
        </w:rPr>
        <w:t>-需求清单序号25联系人列表</w:t>
      </w:r>
    </w:p>
    <w:p>
      <w:pPr>
        <w:rPr>
          <w:b/>
        </w:rPr>
      </w:pPr>
      <w:r>
        <w:rPr>
          <w:rFonts w:hint="eastAsia"/>
          <w:b/>
        </w:rPr>
        <w:t>需求描述:</w:t>
      </w:r>
    </w:p>
    <w:p>
      <w:r>
        <w:rPr>
          <w:rFonts w:hint="eastAsia"/>
        </w:rPr>
        <w:t>中台联系人列表模块可查询所有联系人信息。1个联系人即1条数据。1个联系人可能在多家销售公司有多家代理客户。</w:t>
      </w:r>
    </w:p>
    <w:p/>
    <w:p>
      <w:pPr>
        <w:rPr>
          <w:b/>
        </w:rPr>
      </w:pPr>
      <w:r>
        <w:rPr>
          <w:rFonts w:hint="eastAsia"/>
          <w:b/>
        </w:rPr>
        <w:t>原型界面：</w:t>
      </w:r>
    </w:p>
    <w:p>
      <w:r>
        <w:drawing>
          <wp:inline distT="0" distB="0" distL="0" distR="0">
            <wp:extent cx="5274310" cy="2318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需求说明：</w:t>
      </w:r>
    </w:p>
    <w:p>
      <w:pPr>
        <w:rPr>
          <w:b/>
        </w:rPr>
      </w:pP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集团账号，可查看全国所有数据、省公司账号，可查看省内数据、销售公司账号，只可查看销售公司数据、客户经理只可查看所管客户的数据。（注意省公司和销售公司筛选条件框的可选范围控制）</w:t>
      </w:r>
    </w:p>
    <w:p>
      <w:pPr>
        <w:widowControl/>
        <w:numPr>
          <w:ilvl w:val="0"/>
          <w:numId w:val="6"/>
        </w:numPr>
        <w:spacing w:line="360" w:lineRule="auto"/>
        <w:jc w:val="left"/>
      </w:pPr>
      <w:r>
        <w:rPr>
          <w:rFonts w:hint="eastAsia"/>
        </w:rPr>
        <w:t>列表按最新的认证时间排序</w:t>
      </w:r>
    </w:p>
    <w:p>
      <w:pPr>
        <w:widowControl/>
        <w:numPr>
          <w:ilvl w:val="0"/>
          <w:numId w:val="6"/>
        </w:numPr>
        <w:spacing w:line="360" w:lineRule="auto"/>
        <w:jc w:val="left"/>
      </w:pPr>
      <w:r>
        <w:rPr>
          <w:rFonts w:hint="eastAsia"/>
        </w:rPr>
        <w:t>点击客户名称，可进入客户列表，查询该客户的信息。点击查看认证信息，可弹出认证信息窗口。</w:t>
      </w:r>
    </w:p>
    <w:p>
      <w:pPr>
        <w:widowControl/>
        <w:numPr>
          <w:ilvl w:val="0"/>
          <w:numId w:val="6"/>
        </w:numPr>
        <w:spacing w:line="360" w:lineRule="auto"/>
        <w:jc w:val="left"/>
      </w:pPr>
      <w:r>
        <w:rPr>
          <w:rFonts w:hint="eastAsia"/>
        </w:rPr>
        <w:t>可通过联系人姓名、电话、身份证号、客户经理姓名、客户经理手机号码搜索。通过省公司、销售公司筛选</w:t>
      </w:r>
    </w:p>
    <w:p>
      <w:pPr>
        <w:widowControl/>
        <w:numPr>
          <w:ilvl w:val="0"/>
          <w:numId w:val="6"/>
        </w:numPr>
        <w:spacing w:line="360" w:lineRule="auto"/>
        <w:jc w:val="left"/>
      </w:pPr>
      <w:r>
        <w:rPr>
          <w:rFonts w:hint="eastAsia"/>
        </w:rPr>
        <w:t>字段说明:</w:t>
      </w:r>
    </w:p>
    <w:tbl>
      <w:tblPr>
        <w:tblStyle w:val="7"/>
        <w:tblW w:w="8400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118"/>
        <w:gridCol w:w="37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字段名称</w:t>
            </w:r>
          </w:p>
        </w:tc>
        <w:tc>
          <w:tcPr>
            <w:tcW w:w="31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定 义</w:t>
            </w:r>
          </w:p>
        </w:tc>
        <w:tc>
          <w:tcPr>
            <w:tcW w:w="37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hAnsi="宋体" w:cs="宋体"/>
                <w:color w:val="000000"/>
                <w:kern w:val="0"/>
                <w:sz w:val="16"/>
                <w:szCs w:val="16"/>
              </w:rPr>
              <w:t>公司名称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认证时C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获取，后续通过C</w:t>
            </w: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RM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接口增量同步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所属省公司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客户认证的省公司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所属销售公司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客户认证的销售公司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联系人身份证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用户认证时填写的身份证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联系人姓别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根据身份证号自动归类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联系人姓名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用户认证联系人姓名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联系人电话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用户注册手机号码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客户经理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CRM系统中该客户对应客户经理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C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rm中通常有1个或多个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客户经理电话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CRM系统客户经理的手机号码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委托有效期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即该联系人在该公司的委托有效期限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认证状态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即已认证、待认证、已冻结、已变更、已过期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现场认证时间</w:t>
            </w:r>
          </w:p>
        </w:tc>
        <w:tc>
          <w:tcPr>
            <w:tcW w:w="31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现场认证时间</w:t>
            </w:r>
          </w:p>
        </w:tc>
        <w:tc>
          <w:tcPr>
            <w:tcW w:w="372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</w:tbl>
    <w:p>
      <w:pPr>
        <w:widowControl/>
        <w:spacing w:line="360" w:lineRule="auto"/>
        <w:jc w:val="left"/>
      </w:pPr>
    </w:p>
    <w:p>
      <w:pPr>
        <w:pStyle w:val="2"/>
        <w:rPr>
          <w:rFonts w:hint="eastAsia" w:eastAsiaTheme="majorEastAsia"/>
          <w:lang w:val="en-US" w:eastAsia="zh-CN"/>
        </w:rPr>
      </w:pPr>
      <w:r>
        <w:rPr>
          <w:rFonts w:hint="eastAsia"/>
        </w:rPr>
        <w:t>需求编号28</w:t>
      </w:r>
      <w:r>
        <w:rPr>
          <w:rFonts w:hint="eastAsia"/>
          <w:lang w:val="en-US" w:eastAsia="zh-CN"/>
        </w:rPr>
        <w:t>-需求清单序号27客户经理列表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r>
        <w:rPr>
          <w:rFonts w:hint="eastAsia"/>
        </w:rPr>
        <w:t>中台客户经理列表模块可查询所有C</w:t>
      </w:r>
      <w:r>
        <w:t>RM</w:t>
      </w:r>
      <w:r>
        <w:rPr>
          <w:rFonts w:hint="eastAsia"/>
        </w:rPr>
        <w:t>同步的客户经理数据及其代管客户数据。</w:t>
      </w:r>
    </w:p>
    <w:p/>
    <w:p>
      <w:pPr>
        <w:rPr>
          <w:b/>
        </w:rPr>
      </w:pPr>
      <w:r>
        <w:rPr>
          <w:rFonts w:hint="eastAsia"/>
          <w:b/>
        </w:rPr>
        <w:t>原型界面</w:t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5274310" cy="33635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/>
        </w:rPr>
        <w:t>需求说明：</w:t>
      </w:r>
    </w:p>
    <w:p>
      <w:pPr>
        <w:widowControl/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>列表按客户C</w:t>
      </w:r>
      <w:r>
        <w:t>RM</w:t>
      </w:r>
      <w:r>
        <w:rPr>
          <w:rFonts w:hint="eastAsia"/>
        </w:rPr>
        <w:t>初始化数据正常排序</w:t>
      </w:r>
    </w:p>
    <w:p>
      <w:pPr>
        <w:widowControl/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>点击【已认证客户数】，跳转到客户管理页面，并展示该客户经理的所有客户信息。</w:t>
      </w:r>
    </w:p>
    <w:p>
      <w:pPr>
        <w:widowControl/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>可通过客户经理名称、客户经理电话、客户经理编码进行搜索。可通过销售公司、进行筛选。</w:t>
      </w:r>
    </w:p>
    <w:p>
      <w:pPr>
        <w:widowControl/>
        <w:spacing w:line="360" w:lineRule="auto"/>
        <w:ind w:left="720"/>
        <w:jc w:val="left"/>
      </w:pPr>
    </w:p>
    <w:p>
      <w:pPr>
        <w:pStyle w:val="2"/>
        <w:rPr>
          <w:rFonts w:hint="eastAsia" w:eastAsiaTheme="majorEastAsia"/>
          <w:lang w:val="en-US" w:eastAsia="zh-CN"/>
        </w:rPr>
      </w:pPr>
      <w:r>
        <w:rPr>
          <w:rFonts w:hint="eastAsia"/>
        </w:rPr>
        <w:t>需求编号29</w:t>
      </w:r>
      <w:r>
        <w:rPr>
          <w:rFonts w:hint="eastAsia"/>
          <w:lang w:val="en-US" w:eastAsia="zh-CN"/>
        </w:rPr>
        <w:t>-需求清单序号28</w:t>
      </w:r>
    </w:p>
    <w:p>
      <w:pPr>
        <w:widowControl/>
        <w:spacing w:line="360" w:lineRule="auto"/>
        <w:jc w:val="left"/>
        <w:rPr>
          <w:b/>
        </w:rPr>
      </w:pPr>
      <w:bookmarkStart w:id="2" w:name="_Hlk518207844"/>
      <w:r>
        <w:rPr>
          <w:rFonts w:hint="eastAsia"/>
          <w:b/>
        </w:rPr>
        <w:t>需求描述</w:t>
      </w:r>
    </w:p>
    <w:p>
      <w:pPr>
        <w:widowControl/>
        <w:spacing w:line="360" w:lineRule="auto"/>
        <w:ind w:firstLine="420" w:firstLineChars="200"/>
        <w:jc w:val="left"/>
      </w:pPr>
      <w:r>
        <w:rPr>
          <w:rFonts w:hint="eastAsia"/>
        </w:rPr>
        <w:t>用户A</w:t>
      </w:r>
      <w:r>
        <w:t>PP</w:t>
      </w:r>
      <w:r>
        <w:rPr>
          <w:rFonts w:hint="eastAsia"/>
        </w:rPr>
        <w:t>在线申请认证中C</w:t>
      </w:r>
      <w:r>
        <w:t>RM</w:t>
      </w:r>
      <w:r>
        <w:rPr>
          <w:rFonts w:hint="eastAsia"/>
        </w:rPr>
        <w:t>匹配不通过的认证数据，将出现在销售线索管理中。</w:t>
      </w:r>
      <w:bookmarkEnd w:id="2"/>
    </w:p>
    <w:p>
      <w:pPr>
        <w:ind w:firstLine="480"/>
        <w:rPr>
          <w:rFonts w:hint="eastAsia"/>
        </w:rPr>
      </w:pPr>
      <w:bookmarkStart w:id="3" w:name="_Hlk518207873"/>
      <w:r>
        <w:rPr>
          <w:rFonts w:hint="eastAsia"/>
        </w:rPr>
        <w:t>匹配不通过的失败原因应区分为两种，</w:t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  <w:r>
        <w:rPr>
          <w:rFonts w:hint="eastAsia"/>
        </w:rPr>
        <w:t>第一种为新客户:即客户填写的</w:t>
      </w:r>
      <w:r>
        <w:rPr>
          <w:rFonts w:hint="eastAsia"/>
          <w:highlight w:val="red"/>
        </w:rPr>
        <w:t>公司名称</w:t>
      </w:r>
      <w:r>
        <w:rPr>
          <w:rFonts w:hint="eastAsia"/>
        </w:rPr>
        <w:t>和</w:t>
      </w:r>
      <w:r>
        <w:rPr>
          <w:rFonts w:hint="eastAsia"/>
          <w:highlight w:val="red"/>
        </w:rPr>
        <w:t>统一社会信用代码</w:t>
      </w:r>
      <w:r>
        <w:rPr>
          <w:rFonts w:hint="eastAsia"/>
        </w:rPr>
        <w:t>两项信息与</w:t>
      </w:r>
      <w:r>
        <w:t>crm</w:t>
      </w:r>
      <w:r>
        <w:rPr>
          <w:rFonts w:hint="eastAsia"/>
        </w:rPr>
        <w:t>均不匹配。</w:t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  <w:r>
        <w:rPr>
          <w:rFonts w:hint="eastAsia"/>
        </w:rPr>
        <w:t>第二种为已有客户不匹配：即客户填写的</w:t>
      </w:r>
      <w:r>
        <w:rPr>
          <w:rFonts w:hint="eastAsia"/>
          <w:highlight w:val="red"/>
        </w:rPr>
        <w:t>公司名称</w:t>
      </w:r>
      <w:r>
        <w:rPr>
          <w:rFonts w:hint="eastAsia"/>
        </w:rPr>
        <w:t>和</w:t>
      </w:r>
      <w:r>
        <w:rPr>
          <w:rFonts w:hint="eastAsia"/>
          <w:highlight w:val="red"/>
        </w:rPr>
        <w:t>统一社会信用代码</w:t>
      </w:r>
      <w:r>
        <w:rPr>
          <w:rFonts w:hint="eastAsia"/>
        </w:rPr>
        <w:t>有一项及以上与</w:t>
      </w:r>
      <w:r>
        <w:t>crm</w:t>
      </w:r>
      <w:r>
        <w:rPr>
          <w:rFonts w:hint="eastAsia"/>
        </w:rPr>
        <w:t>匹配成功。已有客户不匹配时，C</w:t>
      </w:r>
      <w:r>
        <w:t>RM</w:t>
      </w:r>
      <w:r>
        <w:rPr>
          <w:rFonts w:hint="eastAsia"/>
        </w:rPr>
        <w:t>将客户正确的信息传输至电销平台。</w:t>
      </w:r>
    </w:p>
    <w:p>
      <w:pPr>
        <w:ind w:firstLine="480"/>
        <w:rPr>
          <w:rFonts w:hint="eastAsia"/>
        </w:rPr>
      </w:pPr>
    </w:p>
    <w:bookmarkEnd w:id="3"/>
    <w:p>
      <w:pPr>
        <w:ind w:firstLine="480"/>
      </w:pPr>
      <w:bookmarkStart w:id="4" w:name="_Hlk518208006"/>
      <w:r>
        <w:rPr>
          <w:rFonts w:hint="eastAsia"/>
        </w:rPr>
        <w:t>新客户可由相关业务、管理人员进行客户经理指派，指派后将触发短信通知客户经理进行处理。已指派后，也可重新指派，变更新的客户经理。</w:t>
      </w:r>
    </w:p>
    <w:bookmarkEnd w:id="4"/>
    <w:p>
      <w:pPr>
        <w:ind w:firstLine="480"/>
        <w:rPr>
          <w:rFonts w:hint="eastAsia"/>
        </w:rPr>
      </w:pPr>
      <w:bookmarkStart w:id="5" w:name="_Hlk518208109"/>
      <w:r>
        <w:rPr>
          <w:rFonts w:hint="eastAsia"/>
        </w:rPr>
        <w:t>已有客户将自动根据用户匹配正确的公司名称或统一社会信用代码，获取该客户的客户经理。并自动触发短信至该客户经理进行处理。不可进行指派。</w:t>
      </w:r>
      <w:bookmarkEnd w:id="5"/>
    </w:p>
    <w:p>
      <w:pPr>
        <w:ind w:firstLine="480"/>
        <w:rPr>
          <w:rFonts w:hint="eastAsia"/>
        </w:rPr>
      </w:pPr>
    </w:p>
    <w:p>
      <w:pPr>
        <w:widowControl/>
        <w:spacing w:line="360" w:lineRule="auto"/>
        <w:jc w:val="left"/>
        <w:rPr>
          <w:b/>
        </w:rPr>
      </w:pPr>
      <w:r>
        <w:rPr>
          <w:rFonts w:hint="eastAsia"/>
          <w:b/>
        </w:rPr>
        <w:t>需求原型：</w:t>
      </w:r>
    </w:p>
    <w:p>
      <w:pPr>
        <w:widowControl/>
        <w:spacing w:line="360" w:lineRule="auto"/>
        <w:jc w:val="left"/>
      </w:pPr>
      <w:r>
        <w:drawing>
          <wp:inline distT="0" distB="0" distL="0" distR="0">
            <wp:extent cx="5274310" cy="3394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  <w:rPr>
          <w:b/>
        </w:rPr>
      </w:pPr>
      <w:r>
        <w:rPr>
          <w:rFonts w:hint="eastAsia"/>
          <w:b/>
        </w:rPr>
        <w:t>需求说明：</w:t>
      </w:r>
    </w:p>
    <w:p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集团账号，可查看全国所有数据、省公司账号，可查看省内数据、销售公司账号，只可查看销售公司数据、客户经理只可查看所管客户的数据。（注意省公司和销售公司筛选条件框的可选范围控制）</w:t>
      </w:r>
    </w:p>
    <w:p>
      <w:pPr>
        <w:widowControl/>
        <w:numPr>
          <w:ilvl w:val="0"/>
          <w:numId w:val="8"/>
        </w:numPr>
        <w:spacing w:line="360" w:lineRule="auto"/>
        <w:jc w:val="left"/>
      </w:pPr>
      <w:r>
        <w:rPr>
          <w:rFonts w:hint="eastAsia"/>
        </w:rPr>
        <w:t>新客户类型的线索，可点击指派（或重新指派），选择或更换客户经理。</w:t>
      </w:r>
    </w:p>
    <w:p>
      <w:pPr>
        <w:widowControl/>
        <w:numPr>
          <w:ilvl w:val="0"/>
          <w:numId w:val="8"/>
        </w:numPr>
        <w:spacing w:line="360" w:lineRule="auto"/>
        <w:jc w:val="left"/>
      </w:pPr>
      <w:r>
        <w:rPr>
          <w:rFonts w:hint="eastAsia"/>
        </w:rPr>
        <w:t>列表按最新线索时间排序</w:t>
      </w:r>
    </w:p>
    <w:p>
      <w:pPr>
        <w:widowControl/>
        <w:numPr>
          <w:ilvl w:val="0"/>
          <w:numId w:val="8"/>
        </w:numPr>
        <w:spacing w:line="360" w:lineRule="auto"/>
        <w:jc w:val="left"/>
      </w:pPr>
      <w:r>
        <w:rPr>
          <w:rFonts w:hint="eastAsia"/>
        </w:rPr>
        <w:t>可通过联系人手机、姓名、客户经理手机、姓名、公司名称进行搜索。通过省、销售公司、客户类型（新客户、已有客户）、是否已指派（已指派、未指派）进行筛选。</w:t>
      </w:r>
    </w:p>
    <w:p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短信模板</w:t>
      </w:r>
    </w:p>
    <w:p>
      <w:pPr>
        <w:pStyle w:val="11"/>
        <w:ind w:left="644" w:firstLine="0" w:firstLineChars="0"/>
      </w:pPr>
      <w:r>
        <w:rPr>
          <w:rFonts w:hint="eastAsia"/>
        </w:rPr>
        <w:t>已有客户认证失败，出现销售线索后，立即通知客户经理跟进：</w:t>
      </w:r>
    </w:p>
    <w:p>
      <w:pPr>
        <w:pStyle w:val="11"/>
        <w:ind w:left="644" w:firstLine="0" w:firstLineChars="0"/>
        <w:rPr>
          <w:i/>
          <w:color w:val="8EAADB"/>
        </w:rPr>
      </w:pPr>
      <w:bookmarkStart w:id="7" w:name="_GoBack"/>
      <w:r>
        <w:rPr>
          <w:rFonts w:hint="eastAsia"/>
          <w:i/>
          <w:color w:val="8EAADB"/>
        </w:rPr>
        <w:t>您的客户#公司名称#，联系人(#联系人姓名##手机号#</w:t>
      </w:r>
      <w:r>
        <w:rPr>
          <w:i/>
          <w:color w:val="8EAADB"/>
        </w:rPr>
        <w:t>)</w:t>
      </w:r>
      <w:r>
        <w:rPr>
          <w:rFonts w:hint="eastAsia"/>
          <w:i/>
          <w:color w:val="8EAADB"/>
        </w:rPr>
        <w:t>正通过A</w:t>
      </w:r>
      <w:r>
        <w:rPr>
          <w:i/>
          <w:color w:val="8EAADB"/>
        </w:rPr>
        <w:t>PP</w:t>
      </w:r>
      <w:r>
        <w:rPr>
          <w:rFonts w:hint="eastAsia"/>
          <w:i/>
          <w:color w:val="8EAADB"/>
        </w:rPr>
        <w:t>进行申请认证，因认证信息与C</w:t>
      </w:r>
      <w:r>
        <w:rPr>
          <w:i/>
          <w:color w:val="8EAADB"/>
        </w:rPr>
        <w:t>RM</w:t>
      </w:r>
      <w:r>
        <w:rPr>
          <w:rFonts w:hint="eastAsia"/>
          <w:i/>
          <w:color w:val="8EAADB"/>
        </w:rPr>
        <w:t>系统不匹配导致认证失败，请及时到[中台-销售线索管理]查看，并联系客户协助完成认证申请。</w:t>
      </w:r>
      <w:bookmarkEnd w:id="7"/>
      <w:r>
        <w:rPr>
          <w:i/>
          <w:color w:val="8EAADB"/>
        </w:rPr>
        <w:t xml:space="preserve"> </w:t>
      </w:r>
    </w:p>
    <w:p>
      <w:pPr>
        <w:pStyle w:val="11"/>
        <w:ind w:left="644" w:firstLine="0" w:firstLineChars="0"/>
      </w:pPr>
      <w:r>
        <w:rPr>
          <w:rFonts w:hint="eastAsia"/>
        </w:rPr>
        <w:t>新客户指派至客户经理（或重新指派），通知客户经理跟进：</w:t>
      </w:r>
    </w:p>
    <w:p>
      <w:pPr>
        <w:pStyle w:val="11"/>
        <w:ind w:left="644" w:firstLine="0" w:firstLineChars="0"/>
        <w:rPr>
          <w:i/>
          <w:color w:val="8EAADB"/>
        </w:rPr>
      </w:pPr>
      <w:r>
        <w:rPr>
          <w:rFonts w:hint="eastAsia"/>
          <w:i/>
          <w:color w:val="8EAADB"/>
        </w:rPr>
        <w:t>您好，有一名新客户联系人(#联系人姓名##手机号#</w:t>
      </w:r>
      <w:r>
        <w:rPr>
          <w:i/>
          <w:color w:val="8EAADB"/>
        </w:rPr>
        <w:t>)</w:t>
      </w:r>
      <w:r>
        <w:rPr>
          <w:rFonts w:hint="eastAsia"/>
          <w:i/>
          <w:color w:val="8EAADB"/>
        </w:rPr>
        <w:t>正尝试在</w:t>
      </w:r>
      <w:r>
        <w:rPr>
          <w:i/>
          <w:color w:val="8EAADB"/>
        </w:rPr>
        <w:t>A</w:t>
      </w:r>
      <w:r>
        <w:rPr>
          <w:rFonts w:hint="eastAsia"/>
          <w:i/>
          <w:color w:val="8EAADB"/>
        </w:rPr>
        <w:t>pp申请认证，已分配由您跟进。请您及时[中台-销售线索管理]查看，并联系客户协助完成C</w:t>
      </w:r>
      <w:r>
        <w:rPr>
          <w:i/>
          <w:color w:val="8EAADB"/>
        </w:rPr>
        <w:t>RM</w:t>
      </w:r>
      <w:r>
        <w:rPr>
          <w:rFonts w:hint="eastAsia"/>
          <w:i/>
          <w:color w:val="8EAADB"/>
        </w:rPr>
        <w:t>建档及完成认证申请。</w:t>
      </w:r>
      <w:r>
        <w:rPr>
          <w:i/>
          <w:color w:val="8EAADB"/>
        </w:rPr>
        <w:t xml:space="preserve"> </w:t>
      </w:r>
    </w:p>
    <w:p>
      <w:pPr>
        <w:widowControl/>
        <w:spacing w:line="360" w:lineRule="auto"/>
        <w:jc w:val="left"/>
      </w:pPr>
    </w:p>
    <w:p>
      <w:pPr>
        <w:pStyle w:val="2"/>
        <w:rPr>
          <w:rFonts w:hint="eastAsia" w:eastAsiaTheme="majorEastAsia"/>
          <w:lang w:val="en-US" w:eastAsia="zh-CN"/>
        </w:rPr>
      </w:pPr>
      <w:r>
        <w:rPr>
          <w:rFonts w:hint="eastAsia"/>
        </w:rPr>
        <w:t>需求编号30</w:t>
      </w:r>
      <w:r>
        <w:rPr>
          <w:rFonts w:hint="eastAsia"/>
          <w:lang w:val="en-US" w:eastAsia="zh-CN"/>
        </w:rPr>
        <w:t>-需求清单序号29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中台&gt;客户认证管理,客户认证状态及可操作功能的优化。以及点击现场认证后，查看每一项资料在中台增加打勾确认勾选，增加授权有效期的录入，去掉审核通过按钮的步骤。并在查看认证信息时，增加授权有效期、经办人等信息。</w:t>
      </w:r>
    </w:p>
    <w:p/>
    <w:p>
      <w:pPr>
        <w:rPr>
          <w:b/>
        </w:rPr>
      </w:pPr>
      <w:r>
        <w:rPr>
          <w:rFonts w:hint="eastAsia"/>
          <w:b/>
        </w:rPr>
        <w:t>原型界面：</w:t>
      </w:r>
    </w:p>
    <w:tbl>
      <w:tblPr>
        <w:tblStyle w:val="7"/>
        <w:tblW w:w="1444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079"/>
        <w:gridCol w:w="1079"/>
        <w:gridCol w:w="1079"/>
        <w:gridCol w:w="1079"/>
        <w:gridCol w:w="854"/>
        <w:gridCol w:w="1079"/>
        <w:gridCol w:w="944"/>
        <w:gridCol w:w="629"/>
        <w:gridCol w:w="1815"/>
        <w:gridCol w:w="1079"/>
        <w:gridCol w:w="854"/>
        <w:gridCol w:w="15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36" w:hRule="atLeas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勾学超</w:t>
            </w:r>
          </w:p>
        </w:tc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83</w:t>
            </w:r>
          </w:p>
        </w:tc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61</w:t>
            </w:r>
          </w:p>
        </w:tc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</w:t>
            </w:r>
          </w:p>
        </w:tc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73.49%</w:t>
            </w:r>
          </w:p>
        </w:tc>
        <w:tc>
          <w:tcPr>
            <w:tcW w:w="9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77.05%</w:t>
            </w:r>
          </w:p>
        </w:tc>
        <w:tc>
          <w:tcPr>
            <w:tcW w:w="6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14 </w:t>
            </w:r>
          </w:p>
        </w:tc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1.5</w:t>
            </w:r>
          </w:p>
        </w:tc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41 </w:t>
            </w:r>
          </w:p>
        </w:tc>
        <w:tc>
          <w:tcPr>
            <w:tcW w:w="15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0.54 </w:t>
            </w:r>
          </w:p>
        </w:tc>
      </w:tr>
    </w:tbl>
    <w:p/>
    <w:p>
      <w:pPr>
        <w:widowControl/>
        <w:spacing w:line="360" w:lineRule="auto"/>
        <w:jc w:val="left"/>
        <w:rPr>
          <w:b/>
        </w:rPr>
      </w:pPr>
      <w:r>
        <w:drawing>
          <wp:inline distT="0" distB="0" distL="0" distR="0">
            <wp:extent cx="5274310" cy="38830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b/>
        </w:rPr>
      </w:pPr>
    </w:p>
    <w:p>
      <w:pPr>
        <w:widowControl/>
        <w:spacing w:line="360" w:lineRule="auto"/>
        <w:jc w:val="left"/>
        <w:rPr>
          <w:b/>
        </w:rPr>
      </w:pPr>
      <w:r>
        <w:rPr>
          <w:rFonts w:hint="eastAsia"/>
          <w:b/>
        </w:rPr>
        <w:t>需求说明：</w:t>
      </w:r>
    </w:p>
    <w:p>
      <w:pPr>
        <w:widowControl/>
        <w:spacing w:line="360" w:lineRule="auto"/>
        <w:jc w:val="left"/>
      </w:pPr>
      <w:r>
        <w:rPr>
          <w:rFonts w:hint="eastAsia"/>
        </w:rPr>
        <w:t>1、客户认证状态及可操作点如下：</w:t>
      </w:r>
    </w:p>
    <w:tbl>
      <w:tblPr>
        <w:tblStyle w:val="7"/>
        <w:tblW w:w="10040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4627"/>
        <w:gridCol w:w="442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b/>
                <w:bCs/>
                <w:kern w:val="0"/>
                <w:sz w:val="18"/>
                <w:szCs w:val="18"/>
              </w:rPr>
            </w:pPr>
            <w:bookmarkStart w:id="6" w:name="_Hlk518206711"/>
            <w:r>
              <w:rPr>
                <w:rFonts w:hint="eastAsia" w:ascii="等线" w:hAnsi="等线" w:eastAsia="等线" w:cs="宋体"/>
                <w:b/>
                <w:bCs/>
                <w:kern w:val="0"/>
                <w:sz w:val="18"/>
                <w:szCs w:val="18"/>
              </w:rPr>
              <w:t>认证状态</w:t>
            </w:r>
          </w:p>
        </w:tc>
        <w:tc>
          <w:tcPr>
            <w:tcW w:w="46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b/>
                <w:bCs/>
                <w:kern w:val="0"/>
                <w:sz w:val="18"/>
                <w:szCs w:val="18"/>
              </w:rPr>
              <w:t>状态描述</w:t>
            </w:r>
          </w:p>
        </w:tc>
        <w:tc>
          <w:tcPr>
            <w:tcW w:w="44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b/>
                <w:bCs/>
                <w:kern w:val="0"/>
                <w:sz w:val="18"/>
                <w:szCs w:val="18"/>
              </w:rPr>
              <w:t>该状态下可操作功能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9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未认证</w:t>
            </w:r>
          </w:p>
        </w:tc>
        <w:tc>
          <w:tcPr>
            <w:tcW w:w="46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已在线申请认证，未完成现场认证及信息完善审核</w:t>
            </w:r>
          </w:p>
        </w:tc>
        <w:tc>
          <w:tcPr>
            <w:tcW w:w="4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现场认证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9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已认证</w:t>
            </w:r>
          </w:p>
        </w:tc>
        <w:tc>
          <w:tcPr>
            <w:tcW w:w="46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已完成现场认证及信息完善审核。认证处于生效中（可购油提油）</w:t>
            </w:r>
          </w:p>
        </w:tc>
        <w:tc>
          <w:tcPr>
            <w:tcW w:w="4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冻结、变更联系人、有效期续期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9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已冻结</w:t>
            </w:r>
          </w:p>
        </w:tc>
        <w:tc>
          <w:tcPr>
            <w:tcW w:w="46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在中台针对该认证进行冻结操作，认证处于失效中（不可购油提油）、解除冻结后状态变为已审核</w:t>
            </w:r>
          </w:p>
        </w:tc>
        <w:tc>
          <w:tcPr>
            <w:tcW w:w="4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解除冻结、变更联系人、有效期续期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9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已变更</w:t>
            </w:r>
          </w:p>
        </w:tc>
        <w:tc>
          <w:tcPr>
            <w:tcW w:w="46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已通过中台进行变更操作，认证状态处于失效。（不可购油提油），并且不可再生效。</w:t>
            </w:r>
          </w:p>
        </w:tc>
        <w:tc>
          <w:tcPr>
            <w:tcW w:w="4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查看变更信息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9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已过期</w:t>
            </w:r>
          </w:p>
        </w:tc>
        <w:tc>
          <w:tcPr>
            <w:tcW w:w="46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认证已过有效期，认证状态处于失效。（不可购油提油），若续期可重新生效。</w:t>
            </w:r>
          </w:p>
        </w:tc>
        <w:tc>
          <w:tcPr>
            <w:tcW w:w="44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等线" w:hAnsi="等线" w:eastAsia="等线" w:cs="宋体"/>
                <w:kern w:val="0"/>
                <w:sz w:val="18"/>
                <w:szCs w:val="18"/>
              </w:rPr>
            </w:pPr>
            <w:r>
              <w:rPr>
                <w:rFonts w:hint="eastAsia" w:ascii="等线" w:hAnsi="等线" w:eastAsia="等线" w:cs="宋体"/>
                <w:kern w:val="0"/>
                <w:sz w:val="18"/>
                <w:szCs w:val="18"/>
              </w:rPr>
              <w:t>变更联系人、有效期续期</w:t>
            </w:r>
          </w:p>
        </w:tc>
      </w:tr>
      <w:bookmarkEnd w:id="6"/>
    </w:tbl>
    <w:p>
      <w:r>
        <w:rPr>
          <w:rFonts w:hint="eastAsia"/>
          <w:b/>
        </w:rPr>
        <w:t>‘2、</w:t>
      </w:r>
      <w:r>
        <w:rPr>
          <w:rFonts w:hint="eastAsia"/>
        </w:rPr>
        <w:t>客户认证列表展示字段的定义与描述</w:t>
      </w:r>
    </w:p>
    <w:tbl>
      <w:tblPr>
        <w:tblStyle w:val="7"/>
        <w:tblW w:w="8400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2440"/>
        <w:gridCol w:w="44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字段名称</w:t>
            </w:r>
          </w:p>
        </w:tc>
        <w:tc>
          <w:tcPr>
            <w:tcW w:w="24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定义</w:t>
            </w:r>
          </w:p>
        </w:tc>
        <w:tc>
          <w:tcPr>
            <w:tcW w:w="4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16"/>
                <w:szCs w:val="16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hAnsi="宋体" w:cs="宋体"/>
                <w:color w:val="000000"/>
                <w:kern w:val="0"/>
                <w:sz w:val="16"/>
                <w:szCs w:val="16"/>
              </w:rPr>
              <w:t>客户等级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客户在CRM系统的等级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客户名称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客户认证的购油主体公司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联系人信息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用户申请认证填写的联系人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联系人电话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用户注册手机号码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客户经理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CRM系统中该客户对应客户经理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  <w:t>C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rm中通常有1个或多个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客户经理电话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CRM系统客户经理的手机号码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申请认证时间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用户在线申请认证的时间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5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状态信息</w:t>
            </w:r>
          </w:p>
        </w:tc>
        <w:tc>
          <w:tcPr>
            <w:tcW w:w="2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</w:rPr>
              <w:t>未认证、已认证、已冻结、已过期、已变更</w:t>
            </w:r>
          </w:p>
        </w:tc>
        <w:tc>
          <w:tcPr>
            <w:tcW w:w="4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16"/>
                <w:szCs w:val="16"/>
              </w:rPr>
            </w:pPr>
          </w:p>
        </w:tc>
      </w:tr>
    </w:tbl>
    <w:p>
      <w:pPr>
        <w:widowControl/>
        <w:spacing w:line="360" w:lineRule="auto"/>
        <w:jc w:val="left"/>
        <w:rPr>
          <w:b/>
        </w:rPr>
      </w:pPr>
    </w:p>
    <w:p>
      <w:r>
        <w:rPr>
          <w:rFonts w:hint="eastAsia"/>
        </w:rPr>
        <w:t>3、客户认证列表可根据所属销售公司、客户认证状态、客户等级进行筛选查询，可根据联系人手机、公司名称、联系人姓名、客户经理姓名及手机进行搜索查询。</w:t>
      </w:r>
    </w:p>
    <w:p>
      <w:pPr>
        <w:widowControl/>
        <w:spacing w:line="360" w:lineRule="auto"/>
        <w:jc w:val="left"/>
      </w:pPr>
      <w:r>
        <w:rPr>
          <w:rFonts w:hint="eastAsia"/>
        </w:rPr>
        <w:t>4、点击现场认证按钮，进行信息完善，相关申请信息需经办人线下核对，并打勾确认。同时，需录入认证有效期。</w:t>
      </w:r>
    </w:p>
    <w:p>
      <w:pPr>
        <w:widowControl/>
        <w:spacing w:line="360" w:lineRule="auto"/>
        <w:jc w:val="left"/>
        <w:rPr>
          <w:rFonts w:hint="eastAsia"/>
        </w:rPr>
      </w:pPr>
      <w:r>
        <w:drawing>
          <wp:inline distT="0" distB="0" distL="0" distR="0">
            <wp:extent cx="2776220" cy="3041015"/>
            <wp:effectExtent l="0" t="0" r="508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71" cy="30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center"/>
        <w:rPr>
          <w:b/>
        </w:rPr>
      </w:pPr>
    </w:p>
    <w:p>
      <w:pPr>
        <w:widowControl/>
        <w:spacing w:line="360" w:lineRule="auto"/>
        <w:jc w:val="center"/>
      </w:pPr>
    </w:p>
    <w:p>
      <w:pPr>
        <w:pStyle w:val="2"/>
        <w:rPr>
          <w:rFonts w:hint="eastAsia" w:eastAsiaTheme="majorEastAsia"/>
          <w:lang w:val="en-US" w:eastAsia="zh-CN"/>
        </w:rPr>
      </w:pPr>
      <w:r>
        <w:rPr>
          <w:rFonts w:hint="eastAsia"/>
        </w:rPr>
        <w:t>需求编号</w:t>
      </w:r>
      <w:r>
        <w:t>31</w:t>
      </w:r>
      <w:r>
        <w:rPr>
          <w:rFonts w:hint="eastAsia"/>
          <w:lang w:val="en-US" w:eastAsia="zh-CN"/>
        </w:rPr>
        <w:t>-需求清单序号30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pPr>
        <w:ind w:firstLine="420" w:firstLineChars="200"/>
      </w:pPr>
      <w:r>
        <w:rPr>
          <w:rFonts w:hint="eastAsia"/>
        </w:rPr>
        <w:t>已认证或已过期状态的客户，可点击变更联系人。变更联系人之前，</w:t>
      </w:r>
      <w:ins w:id="0" w:author="liu" w:date="2018-06-03T22:03:00Z">
        <w:r>
          <w:rPr>
            <w:rFonts w:hint="eastAsia"/>
          </w:rPr>
          <w:t>新的联系人</w:t>
        </w:r>
      </w:ins>
      <w:r>
        <w:rPr>
          <w:rFonts w:hint="eastAsia"/>
        </w:rPr>
        <w:t>需</w:t>
      </w:r>
      <w:ins w:id="1" w:author="liu" w:date="2018-06-03T22:03:00Z">
        <w:r>
          <w:rPr>
            <w:rFonts w:hint="eastAsia"/>
          </w:rPr>
          <w:t>已在A</w:t>
        </w:r>
      </w:ins>
      <w:ins w:id="2" w:author="liu" w:date="2018-06-03T22:03:00Z">
        <w:r>
          <w:rPr/>
          <w:t>PP</w:t>
        </w:r>
      </w:ins>
      <w:ins w:id="3" w:author="liu" w:date="2018-06-03T22:03:00Z">
        <w:r>
          <w:rPr>
            <w:rFonts w:hint="eastAsia"/>
          </w:rPr>
          <w:t>注册并</w:t>
        </w:r>
      </w:ins>
      <w:ins w:id="4" w:author="liu" w:date="2018-06-03T22:04:00Z">
        <w:r>
          <w:rPr>
            <w:rFonts w:hint="eastAsia"/>
          </w:rPr>
          <w:t>针对该企业客户已</w:t>
        </w:r>
      </w:ins>
      <w:ins w:id="5" w:author="liu" w:date="2018-06-03T22:03:00Z">
        <w:r>
          <w:rPr>
            <w:rFonts w:hint="eastAsia"/>
          </w:rPr>
          <w:t>在线认证及现场认证</w:t>
        </w:r>
      </w:ins>
      <w:ins w:id="6" w:author="liu" w:date="2018-06-03T22:04:00Z">
        <w:r>
          <w:rPr>
            <w:rFonts w:hint="eastAsia"/>
          </w:rPr>
          <w:t>通过，同上述客户注册及认证流程一致。</w:t>
        </w:r>
      </w:ins>
      <w:ins w:id="7" w:author="liu" w:date="2018-06-03T22:05:00Z">
        <w:r>
          <w:rPr>
            <w:rFonts w:hint="eastAsia"/>
          </w:rPr>
          <w:t>后</w:t>
        </w:r>
      </w:ins>
      <w:ins w:id="8" w:author="liu" w:date="2018-06-03T22:06:00Z">
        <w:r>
          <w:rPr>
            <w:rFonts w:hint="eastAsia"/>
          </w:rPr>
          <w:t>携带</w:t>
        </w:r>
      </w:ins>
      <w:r>
        <w:rPr>
          <w:rFonts w:hint="eastAsia"/>
        </w:rPr>
        <w:t xml:space="preserve">并提交 </w:t>
      </w:r>
      <w:ins w:id="9" w:author="liu" w:date="2018-06-02T16:40:00Z">
        <w:r>
          <w:rPr>
            <w:rFonts w:hint="eastAsia"/>
          </w:rPr>
          <w:t>“</w:t>
        </w:r>
      </w:ins>
      <w:ins w:id="10" w:author="liu" w:date="2018-06-03T22:06:00Z">
        <w:r>
          <w:rPr>
            <w:rFonts w:hint="eastAsia"/>
          </w:rPr>
          <w:t>联系人变更申请</w:t>
        </w:r>
      </w:ins>
      <w:ins w:id="11" w:author="liu" w:date="2018-06-02T16:41:00Z">
        <w:r>
          <w:rPr>
            <w:rFonts w:hint="eastAsia"/>
          </w:rPr>
          <w:t>函</w:t>
        </w:r>
      </w:ins>
      <w:ins w:id="12" w:author="liu" w:date="2018-06-02T16:40:00Z">
        <w:r>
          <w:rPr>
            <w:rFonts w:hint="eastAsia"/>
          </w:rPr>
          <w:t>”</w:t>
        </w:r>
      </w:ins>
      <w:ins w:id="13" w:author="liu" w:date="2018-06-02T16:41:00Z">
        <w:r>
          <w:rPr>
            <w:rFonts w:hint="eastAsia"/>
          </w:rPr>
          <w:t>到现场进行办理变更。</w:t>
        </w:r>
      </w:ins>
      <w:ins w:id="14" w:author="liu" w:date="2018-06-03T22:06:00Z">
        <w:r>
          <w:rPr>
            <w:rFonts w:hint="eastAsia"/>
          </w:rPr>
          <w:t>由客户经理或现场办公人员</w:t>
        </w:r>
      </w:ins>
      <w:ins w:id="15" w:author="liu" w:date="2018-06-03T22:02:00Z">
        <w:r>
          <w:rPr>
            <w:rFonts w:hint="eastAsia"/>
          </w:rPr>
          <w:t>同步在中台完成变更和上传操作。</w:t>
        </w:r>
      </w:ins>
    </w:p>
    <w:p>
      <w:pPr>
        <w:ind w:left="105" w:leftChars="50" w:firstLine="420" w:firstLineChars="200"/>
      </w:pPr>
      <w:r>
        <w:rPr>
          <w:rFonts w:hint="eastAsia"/>
        </w:rPr>
        <w:t>变更操作时，需选择新的联系人，仅可选择该客户、该销售公司下认证状态为已认证的联系人。</w:t>
      </w:r>
    </w:p>
    <w:p>
      <w:pPr>
        <w:ind w:firstLine="420" w:firstLineChars="200"/>
      </w:pPr>
      <w:ins w:id="16" w:author="liu" w:date="2018-06-02T16:42:00Z">
        <w:r>
          <w:rPr>
            <w:rFonts w:hint="eastAsia"/>
          </w:rPr>
          <w:t>变更</w:t>
        </w:r>
      </w:ins>
      <w:ins w:id="17" w:author="liu" w:date="2018-06-03T22:09:00Z">
        <w:r>
          <w:rPr>
            <w:rFonts w:hint="eastAsia"/>
          </w:rPr>
          <w:t>办理</w:t>
        </w:r>
      </w:ins>
      <w:ins w:id="18" w:author="liu" w:date="2018-06-02T16:42:00Z">
        <w:r>
          <w:rPr>
            <w:rFonts w:hint="eastAsia"/>
          </w:rPr>
          <w:t>完成后，</w:t>
        </w:r>
      </w:ins>
      <w:r>
        <w:rPr>
          <w:rFonts w:hint="eastAsia"/>
        </w:rPr>
        <w:t>会产生以下影响：</w:t>
      </w:r>
    </w:p>
    <w:p>
      <w:pPr>
        <w:widowControl/>
        <w:spacing w:line="360" w:lineRule="auto"/>
        <w:ind w:firstLine="420" w:firstLineChars="200"/>
        <w:jc w:val="left"/>
      </w:pPr>
      <w:ins w:id="19" w:author="liu" w:date="2018-06-02T16:42:00Z">
        <w:r>
          <w:rPr>
            <w:rFonts w:hint="eastAsia"/>
          </w:rPr>
          <w:t>旧联系人</w:t>
        </w:r>
      </w:ins>
      <w:r>
        <w:rPr>
          <w:rFonts w:hint="eastAsia"/>
        </w:rPr>
        <w:t>（如为A）的认证资格</w:t>
      </w:r>
      <w:ins w:id="20" w:author="liu" w:date="2018-06-03T22:14:00Z">
        <w:r>
          <w:rPr>
            <w:rFonts w:hint="eastAsia"/>
          </w:rPr>
          <w:t>将</w:t>
        </w:r>
      </w:ins>
      <w:r>
        <w:rPr>
          <w:rFonts w:hint="eastAsia"/>
        </w:rPr>
        <w:t>变为已变更状态，</w:t>
      </w:r>
      <w:ins w:id="21" w:author="liu" w:date="2018-06-03T22:14:00Z">
        <w:r>
          <w:rPr>
            <w:rFonts w:hint="eastAsia"/>
          </w:rPr>
          <w:t>并</w:t>
        </w:r>
      </w:ins>
      <w:ins w:id="22" w:author="liu" w:date="2018-06-02T16:42:00Z">
        <w:r>
          <w:rPr>
            <w:rFonts w:hint="eastAsia"/>
          </w:rPr>
          <w:t>无法</w:t>
        </w:r>
      </w:ins>
      <w:ins w:id="23" w:author="liu" w:date="2018-06-03T22:09:00Z">
        <w:r>
          <w:rPr>
            <w:rFonts w:hint="eastAsia"/>
          </w:rPr>
          <w:t>在A</w:t>
        </w:r>
      </w:ins>
      <w:ins w:id="24" w:author="liu" w:date="2018-06-03T22:09:00Z">
        <w:r>
          <w:rPr/>
          <w:t>PP</w:t>
        </w:r>
      </w:ins>
      <w:ins w:id="25" w:author="liu" w:date="2018-06-02T16:42:00Z">
        <w:r>
          <w:rPr>
            <w:rFonts w:hint="eastAsia"/>
          </w:rPr>
          <w:t>办理购油及预约提油业务</w:t>
        </w:r>
      </w:ins>
      <w:r>
        <w:rPr>
          <w:rFonts w:hint="eastAsia"/>
        </w:rPr>
        <w:t>，</w:t>
      </w:r>
      <w:r>
        <w:t xml:space="preserve"> </w:t>
      </w:r>
    </w:p>
    <w:p>
      <w:pPr>
        <w:widowControl/>
        <w:spacing w:line="360" w:lineRule="auto"/>
        <w:ind w:firstLine="420" w:firstLineChars="200"/>
        <w:jc w:val="left"/>
        <w:rPr>
          <w:rFonts w:hint="eastAsia"/>
        </w:rPr>
      </w:pPr>
      <w:r>
        <w:rPr>
          <w:rFonts w:hint="eastAsia"/>
        </w:rPr>
        <w:t>账户订单数据转移的需求后续迭代再进行实现。</w:t>
      </w:r>
    </w:p>
    <w:p>
      <w:pPr>
        <w:widowControl/>
        <w:spacing w:line="360" w:lineRule="auto"/>
        <w:ind w:left="480"/>
        <w:jc w:val="left"/>
      </w:pPr>
    </w:p>
    <w:p>
      <w:pPr>
        <w:widowControl/>
        <w:spacing w:line="360" w:lineRule="auto"/>
        <w:ind w:left="480"/>
        <w:jc w:val="left"/>
        <w:rPr>
          <w:b/>
        </w:rPr>
      </w:pPr>
      <w:r>
        <w:rPr>
          <w:rFonts w:hint="eastAsia"/>
          <w:b/>
        </w:rPr>
        <w:t>原型界面：</w:t>
      </w:r>
    </w:p>
    <w:p>
      <w:pPr>
        <w:ind w:left="480"/>
        <w:jc w:val="center"/>
      </w:pPr>
      <w:r>
        <w:drawing>
          <wp:inline distT="0" distB="0" distL="0" distR="0">
            <wp:extent cx="3463925" cy="313118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/>
        <w:jc w:val="center"/>
      </w:pPr>
      <w:r>
        <w:drawing>
          <wp:inline distT="0" distB="0" distL="0" distR="0">
            <wp:extent cx="3489325" cy="23736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另，点击有效期续期，同信息完善功能信息内容和操作点一致，即再次进行认证。</w:t>
      </w:r>
    </w:p>
    <w:p>
      <w:pPr>
        <w:ind w:firstLine="480"/>
      </w:pPr>
      <w:r>
        <w:rPr>
          <w:rFonts w:hint="eastAsia"/>
        </w:rPr>
        <w:t>如为已过期的客户进行续期操作，状态将变为已认证</w:t>
      </w:r>
    </w:p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</w:t>
      </w:r>
      <w:r>
        <w:t>32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r>
        <w:rPr>
          <w:rFonts w:hint="eastAsia"/>
        </w:rPr>
        <w:t>A</w:t>
      </w:r>
      <w:r>
        <w:t>PP</w:t>
      </w:r>
      <w:r>
        <w:rPr>
          <w:rFonts w:hint="eastAsia"/>
        </w:rPr>
        <w:t>待支付订单详情页，增加</w:t>
      </w:r>
      <w:r>
        <w:t>APP转账凭证上传</w:t>
      </w:r>
      <w:r>
        <w:rPr>
          <w:rFonts w:hint="eastAsia"/>
        </w:rPr>
        <w:t>的</w:t>
      </w:r>
      <w:r>
        <w:t>功能</w:t>
      </w:r>
      <w:r>
        <w:rPr>
          <w:rFonts w:hint="eastAsia"/>
        </w:rPr>
        <w:t>，并短信通知财务进行中台确认</w:t>
      </w:r>
    </w:p>
    <w:p/>
    <w:p>
      <w:pPr>
        <w:rPr>
          <w:b/>
        </w:rPr>
      </w:pPr>
      <w:r>
        <w:rPr>
          <w:rFonts w:hint="eastAsia"/>
          <w:b/>
        </w:rPr>
        <w:t>原型界面：</w:t>
      </w:r>
    </w:p>
    <w:p>
      <w:r>
        <w:drawing>
          <wp:inline distT="0" distB="0" distL="0" distR="0">
            <wp:extent cx="5274310" cy="3206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需求说明：</w:t>
      </w:r>
    </w:p>
    <w:p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待支付状态的订单，将出现上传转账凭证的按钮，点击【上传转账凭证】可调起相机上传相册图片或拍照（必填），并可输入300字以内备注（选填）。点击提交，提示“提交成功，我们将尽快处理“。已提交过得，用户再次进入页面可查看提交的信息，但无法再提交。</w:t>
      </w:r>
    </w:p>
    <w:p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提交成功，则出现在中台-待支付订单信息中。并及时短信通知财务手机。短信模板如下</w:t>
      </w:r>
    </w:p>
    <w:p>
      <w:pPr>
        <w:pStyle w:val="11"/>
        <w:ind w:left="360" w:firstLine="0" w:firstLineChars="0"/>
        <w:rPr>
          <w:i/>
        </w:rPr>
      </w:pPr>
      <w:r>
        <w:rPr>
          <w:rFonts w:hint="eastAsia"/>
          <w:i/>
        </w:rPr>
        <w:t>客户#公司名称#，#订单号#已通过</w:t>
      </w:r>
      <w:r>
        <w:rPr>
          <w:i/>
        </w:rPr>
        <w:t>APP</w:t>
      </w:r>
      <w:r>
        <w:rPr>
          <w:rFonts w:hint="eastAsia"/>
          <w:i/>
        </w:rPr>
        <w:t>上传付款转账凭证，请及时到中台待支付订单列表进行处理，确认客户资金到账情况，以便客户继续完成订单。</w:t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需求编号33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中台&gt;待支付订单，增加收款确认的功能。</w:t>
      </w:r>
    </w:p>
    <w:p/>
    <w:p>
      <w:pPr>
        <w:rPr>
          <w:b/>
        </w:rPr>
      </w:pPr>
      <w:r>
        <w:rPr>
          <w:rFonts w:hint="eastAsia"/>
          <w:b/>
        </w:rPr>
        <w:t>原型界面:</w:t>
      </w:r>
    </w:p>
    <w:p>
      <w:pPr>
        <w:rPr>
          <w:b/>
        </w:rPr>
      </w:pPr>
      <w:r>
        <w:drawing>
          <wp:inline distT="0" distB="0" distL="0" distR="0">
            <wp:extent cx="5274310" cy="50533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需求说明：</w:t>
      </w:r>
    </w:p>
    <w:p>
      <w:r>
        <w:rPr>
          <w:rFonts w:hint="eastAsia"/>
        </w:rPr>
        <w:t>待支付订单状态下，客户到银行转账后可将“转账凭证”通过APP上传到中台，对应的销售公司财务人员将收到短信处理提醒。待财务收款并录入ERP后，在中台【待支付订单】进行收款确认，此时将触发短信通知客户。</w:t>
      </w:r>
    </w:p>
    <w:p>
      <w:pPr>
        <w:ind w:left="720"/>
        <w:rPr>
          <w:i/>
        </w:rPr>
      </w:pPr>
      <w:r>
        <w:rPr>
          <w:rFonts w:hint="eastAsia"/>
          <w:i/>
        </w:rPr>
        <w:t>短信模板：</w:t>
      </w:r>
    </w:p>
    <w:p>
      <w:pPr>
        <w:ind w:left="720"/>
        <w:rPr>
          <w:i/>
        </w:rPr>
      </w:pPr>
    </w:p>
    <w:p>
      <w:pPr>
        <w:ind w:left="720"/>
        <w:rPr>
          <w:i/>
        </w:rPr>
      </w:pPr>
      <w:r>
        <w:rPr>
          <w:rFonts w:hint="eastAsia"/>
          <w:i/>
        </w:rPr>
        <w:t>您好，您的转账/付款我们已经确认收到，您可以立即通过A</w:t>
      </w:r>
      <w:r>
        <w:rPr>
          <w:i/>
        </w:rPr>
        <w:t>PP</w:t>
      </w:r>
      <w:r>
        <w:rPr>
          <w:rFonts w:hint="eastAsia"/>
          <w:i/>
        </w:rPr>
        <w:t>继续完成订单支付。</w:t>
      </w:r>
    </w:p>
    <w:p/>
    <w:p/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需求编号34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r>
        <w:rPr>
          <w:rFonts w:hint="eastAsia"/>
        </w:rPr>
        <w:t>商品分类无需手动选择，根据M</w:t>
      </w:r>
      <w:r>
        <w:t>DM</w:t>
      </w:r>
      <w:r>
        <w:rPr>
          <w:rFonts w:hint="eastAsia"/>
        </w:rPr>
        <w:t>油品类目直接展示。</w:t>
      </w:r>
    </w:p>
    <w:p/>
    <w:p>
      <w:pPr>
        <w:rPr>
          <w:b/>
        </w:rPr>
      </w:pPr>
      <w:r>
        <w:rPr>
          <w:rFonts w:hint="eastAsia"/>
          <w:b/>
        </w:rPr>
        <w:t>原型界面：</w:t>
      </w:r>
    </w:p>
    <w:p>
      <w:r>
        <w:drawing>
          <wp:inline distT="0" distB="0" distL="0" distR="0">
            <wp:extent cx="5274310" cy="2028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需求编号35</w:t>
      </w:r>
    </w:p>
    <w:p>
      <w:pPr>
        <w:rPr>
          <w:b/>
        </w:rPr>
      </w:pPr>
      <w:r>
        <w:rPr>
          <w:rFonts w:hint="eastAsia"/>
          <w:b/>
        </w:rPr>
        <w:t>需求描述：</w:t>
      </w:r>
    </w:p>
    <w:p>
      <w:r>
        <w:rPr>
          <w:rFonts w:hint="eastAsia"/>
        </w:rPr>
        <w:t>增加物流管理模块，查看全部预约物流信息</w:t>
      </w:r>
    </w:p>
    <w:p/>
    <w:p>
      <w:pPr>
        <w:rPr>
          <w:b/>
        </w:rPr>
      </w:pPr>
      <w:r>
        <w:rPr>
          <w:rFonts w:hint="eastAsia"/>
          <w:b/>
        </w:rPr>
        <w:t>原型界面：</w:t>
      </w:r>
    </w:p>
    <w:p>
      <w:r>
        <w:drawing>
          <wp:inline distT="0" distB="0" distL="0" distR="0">
            <wp:extent cx="5273040" cy="293116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" t="24372" r="181" b="-243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点击【查看详情】可查看物流详情。</w:t>
      </w:r>
    </w:p>
    <w:p>
      <w:pPr>
        <w:ind w:firstLine="420" w:firstLineChars="200"/>
      </w:pPr>
      <w:r>
        <w:rPr>
          <w:rFonts w:hint="eastAsia"/>
        </w:rPr>
        <w:t>自提类型的详情页原型：</w:t>
      </w:r>
    </w:p>
    <w:p>
      <w:r>
        <w:drawing>
          <wp:inline distT="0" distB="0" distL="0" distR="0">
            <wp:extent cx="5776595" cy="3238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1" b="21296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配送类型的详情页原型：</w:t>
      </w:r>
    </w:p>
    <w:p>
      <w:r>
        <w:drawing>
          <wp:inline distT="0" distB="0" distL="0" distR="0">
            <wp:extent cx="5690870" cy="3781425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7" b="26986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需求编号38</w:t>
      </w:r>
    </w:p>
    <w:p>
      <w:pPr>
        <w:rPr>
          <w:b/>
        </w:rPr>
      </w:pPr>
      <w:r>
        <w:rPr>
          <w:rFonts w:hint="eastAsia"/>
          <w:b/>
        </w:rPr>
        <w:t>需求描述</w:t>
      </w:r>
    </w:p>
    <w:p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PP</w:t>
      </w:r>
      <w:r>
        <w:rPr>
          <w:rFonts w:hint="eastAsia"/>
          <w:b/>
        </w:rPr>
        <w:t>客户分为下单、物流两个节点进行评价。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原型界面</w:t>
      </w:r>
    </w:p>
    <w:p>
      <w:pPr>
        <w:rPr>
          <w:ins w:id="26" w:author="Lenovo User" w:date="2018-06-29T11:37:00Z"/>
        </w:rPr>
      </w:pPr>
      <w:r>
        <w:rPr>
          <w:rFonts w:hint="eastAsia"/>
        </w:rPr>
        <w:t>下单支付成功时，将自动弹出评价邀请，邀请客户针对本次下单过程中，对于A</w:t>
      </w:r>
      <w:r>
        <w:t>PP</w:t>
      </w:r>
      <w:r>
        <w:rPr>
          <w:rFonts w:hint="eastAsia"/>
        </w:rPr>
        <w:t>使用体验与客户经理进行评价。1星为最低分、5星为最高分。同时可以补充反馈具体的内容描述。</w:t>
      </w:r>
    </w:p>
    <w:p>
      <w:pPr>
        <w:jc w:val="center"/>
      </w:pPr>
      <w:r>
        <w:drawing>
          <wp:inline distT="0" distB="0" distL="0" distR="0">
            <wp:extent cx="2051685" cy="3877310"/>
            <wp:effectExtent l="0" t="0" r="571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ns w:id="27" w:author="Lenovo User" w:date="2018-06-29T11:37:00Z"/>
        </w:rPr>
      </w:pPr>
      <w:r>
        <w:rPr>
          <w:rFonts w:hint="eastAsia"/>
        </w:rPr>
        <w:t>订单提油完毕，订单状态将流转到待评价状态，用户可点击【去评价】，针对本次订单提油过程中，对于提油环节的整体体验与油库工作人员或配送人员进行评价。1星为最低分、5星为最高分。同时可以补充反馈具体的内容描述。</w:t>
      </w:r>
    </w:p>
    <w:p>
      <w:pPr>
        <w:jc w:val="center"/>
        <w:rPr>
          <w:del w:id="28" w:author="Lenovo User" w:date="2018-06-29T11:31:00Z"/>
        </w:rPr>
      </w:pPr>
      <w:r>
        <w:drawing>
          <wp:inline distT="0" distB="0" distL="0" distR="0">
            <wp:extent cx="2110740" cy="375666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del w:id="29" w:author="Lenovo User" w:date="2018-06-29T11:31:00Z"/>
        </w:rPr>
      </w:pPr>
      <w:del w:id="30" w:author="Lenovo User" w:date="2018-06-29T11:31:00Z">
        <w:r>
          <w:rPr>
            <w:rFonts w:hint="eastAsia"/>
          </w:rPr>
          <w:delText>第四步：点击【提交】按钮，预约提油申请成功提交。</w:delText>
        </w:r>
      </w:del>
    </w:p>
    <w:p>
      <w:pPr>
        <w:jc w:val="center"/>
        <w:rPr>
          <w:del w:id="31" w:author="Lenovo User" w:date="2018-06-29T11:31:00Z"/>
        </w:rPr>
      </w:pPr>
    </w:p>
    <w:p>
      <w:pPr>
        <w:jc w:val="center"/>
        <w:rPr>
          <w:del w:id="32" w:author="Lenovo User" w:date="2018-06-29T11:31:00Z"/>
        </w:rPr>
      </w:pPr>
      <w:del w:id="33" w:author="Lenovo User" w:date="2018-06-29T11:31:00Z">
        <w:r>
          <w:rPr>
            <w:rFonts w:hint="eastAsia"/>
          </w:rPr>
          <w:delText>物流查询</w:delText>
        </w:r>
      </w:del>
    </w:p>
    <w:p>
      <w:pPr>
        <w:jc w:val="center"/>
        <w:rPr>
          <w:del w:id="34" w:author="Lenovo User" w:date="2018-06-29T11:31:00Z"/>
        </w:rPr>
      </w:pPr>
      <w:del w:id="35" w:author="Lenovo User" w:date="2018-06-29T11:31:00Z">
        <w:r>
          <w:rPr>
            <w:rFonts w:hint="eastAsia"/>
          </w:rPr>
          <w:delText>提交预约申请后，点击</w:delText>
        </w:r>
      </w:del>
      <w:del w:id="36" w:author="Lenovo User" w:date="2018-06-29T11:31:00Z">
        <w:r>
          <w:rPr/>
          <w:delText>【首页</w:delText>
        </w:r>
      </w:del>
      <w:del w:id="37" w:author="Lenovo User" w:date="2018-06-29T11:31:00Z">
        <w:r>
          <w:rPr>
            <w:rFonts w:hint="eastAsia"/>
          </w:rPr>
          <w:delText>&gt;物流查询</w:delText>
        </w:r>
      </w:del>
      <w:del w:id="38" w:author="Lenovo User" w:date="2018-06-29T11:31:00Z">
        <w:r>
          <w:rPr/>
          <w:delText>】，</w:delText>
        </w:r>
      </w:del>
      <w:del w:id="39" w:author="Lenovo User" w:date="2018-06-29T11:31:00Z">
        <w:r>
          <w:rPr>
            <w:rFonts w:hint="eastAsia"/>
          </w:rPr>
          <w:delText>可查看</w:delText>
        </w:r>
      </w:del>
      <w:del w:id="40" w:author="Lenovo User" w:date="2018-06-29T11:31:00Z">
        <w:r>
          <w:rPr/>
          <w:delText>所有的提油申请单</w:delText>
        </w:r>
      </w:del>
      <w:del w:id="41" w:author="Lenovo User" w:date="2018-06-29T11:31:00Z">
        <w:r>
          <w:rPr>
            <w:rFonts w:hint="eastAsia"/>
          </w:rPr>
          <w:delText>的进度</w:delText>
        </w:r>
      </w:del>
      <w:del w:id="42" w:author="Lenovo User" w:date="2018-06-29T11:31:00Z">
        <w:r>
          <w:rPr/>
          <w:delText>信息</w:delText>
        </w:r>
      </w:del>
      <w:del w:id="43" w:author="Lenovo User" w:date="2018-06-29T11:31:00Z">
        <w:r>
          <w:rPr>
            <w:rFonts w:hint="eastAsia"/>
          </w:rPr>
          <w:delText>，以及预约自提提油申请后，使用二维码验证提油的功能</w:delText>
        </w:r>
      </w:del>
    </w:p>
    <w:p>
      <w:pPr>
        <w:jc w:val="center"/>
        <w:rPr>
          <w:del w:id="44" w:author="Lenovo User" w:date="2018-06-29T11:31:00Z"/>
        </w:rPr>
      </w:pPr>
      <w:del w:id="45" w:author="Lenovo User" w:date="2018-06-29T11:31:00Z">
        <w:r>
          <w:rPr>
            <w:rFonts w:hint="eastAsia"/>
          </w:rPr>
          <w:delText>提油单进度和信息查询</w:delText>
        </w:r>
      </w:del>
    </w:p>
    <w:p>
      <w:pPr>
        <w:jc w:val="center"/>
        <w:rPr>
          <w:del w:id="46" w:author="Lenovo User" w:date="2018-06-29T11:31:00Z"/>
        </w:rPr>
      </w:pPr>
      <w:del w:id="47" w:author="Lenovo User" w:date="2018-06-29T11:31:00Z">
        <w:r>
          <w:rPr>
            <w:rFonts w:hint="eastAsia"/>
          </w:rPr>
          <w:delText>可查看的信息包括原始预约信息、状态信息、预约通过信息（即物流计划信息）、实际出库信息等。</w:delText>
        </w:r>
      </w:del>
    </w:p>
    <w:p>
      <w:pPr>
        <w:jc w:val="center"/>
        <w:rPr>
          <w:del w:id="48" w:author="Lenovo User" w:date="2018-06-29T11:31:00Z"/>
        </w:rPr>
      </w:pPr>
      <w:del w:id="49" w:author="Lenovo User" w:date="2018-06-29T11:31:00Z">
        <w:r>
          <w:rPr>
            <w:rFonts w:hint="eastAsia"/>
          </w:rPr>
          <w:delText>各类提油单状态定义与说明如下：</w:delText>
        </w:r>
      </w:del>
    </w:p>
    <w:p>
      <w:pPr>
        <w:jc w:val="center"/>
        <w:rPr>
          <w:del w:id="50" w:author="Lenovo User" w:date="2018-06-29T11:31:00Z"/>
          <w:color w:val="FF0000"/>
        </w:rPr>
      </w:pPr>
      <w:del w:id="51" w:author="Lenovo User" w:date="2018-06-29T11:31:00Z">
        <w:r>
          <w:rPr>
            <w:color w:val="FF0000"/>
          </w:rPr>
          <w:drawing>
            <wp:inline distT="0" distB="0" distL="0" distR="0">
              <wp:extent cx="5461000" cy="1982470"/>
              <wp:effectExtent l="0" t="0" r="6350" b="0"/>
              <wp:docPr id="45" name="图片 45" descr="C:\Users\扁习习\AppData\Local\Temp\WeChat Files\478153523772365846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图片 45" descr="C:\Users\扁习习\AppData\Local\Temp\WeChat Files\478153523772365846.jpg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1000" cy="1982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53" w:author="Lenovo User" w:date="2018-06-29T11:31:00Z"/>
        </w:rPr>
      </w:pPr>
      <w:del w:id="54" w:author="Lenovo User" w:date="2018-06-29T11:31:00Z">
        <w:r>
          <w:rPr>
            <w:rFonts w:hint="eastAsia"/>
          </w:rPr>
          <w:delText>进入【物流查询】页面，列表不同的状态栏筛选查看</w:delText>
        </w:r>
      </w:del>
    </w:p>
    <w:p>
      <w:pPr>
        <w:jc w:val="center"/>
        <w:rPr>
          <w:del w:id="55" w:author="Lenovo User" w:date="2018-06-29T11:31:00Z"/>
        </w:rPr>
      </w:pPr>
      <w:del w:id="56" w:author="Lenovo User" w:date="2018-06-29T11:31:00Z">
        <w:r>
          <w:rPr/>
          <w:drawing>
            <wp:inline distT="0" distB="0" distL="0" distR="0">
              <wp:extent cx="5764530" cy="3372485"/>
              <wp:effectExtent l="0" t="0" r="7620" b="0"/>
              <wp:docPr id="44" name="图片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图片 44"/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4530" cy="3372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58" w:author="Lenovo User" w:date="2018-06-29T11:31:00Z"/>
        </w:rPr>
      </w:pPr>
      <w:del w:id="59" w:author="Lenovo User" w:date="2018-06-29T11:31:00Z">
        <w:r>
          <w:rPr>
            <w:rFonts w:hint="eastAsia"/>
          </w:rPr>
          <w:delText>自提提油单二维码提油</w:delText>
        </w:r>
      </w:del>
    </w:p>
    <w:p>
      <w:pPr>
        <w:jc w:val="center"/>
        <w:rPr>
          <w:del w:id="60" w:author="Lenovo User" w:date="2018-06-29T11:31:00Z"/>
        </w:rPr>
      </w:pPr>
      <w:del w:id="61" w:author="Lenovo User" w:date="2018-06-29T11:31:00Z">
        <w:r>
          <w:rPr>
            <w:rFonts w:hint="eastAsia"/>
          </w:rPr>
          <w:delText>用户申请以自提的方式提油时，提油申请审核通过后，可在物流查询&gt;提油单详情页获取提油二维码。</w:delText>
        </w:r>
      </w:del>
    </w:p>
    <w:p>
      <w:pPr>
        <w:jc w:val="center"/>
        <w:rPr>
          <w:del w:id="62" w:author="Lenovo User" w:date="2018-06-29T11:31:00Z"/>
        </w:rPr>
      </w:pPr>
      <w:del w:id="63" w:author="Lenovo User" w:date="2018-06-29T11:31:00Z">
        <w:r>
          <w:rPr/>
          <w:drawing>
            <wp:inline distT="0" distB="0" distL="0" distR="0">
              <wp:extent cx="5760720" cy="2385060"/>
              <wp:effectExtent l="0" t="0" r="0" b="0"/>
              <wp:docPr id="43" name="图片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图片 43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385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65" w:author="Lenovo User" w:date="2018-06-29T11:31:00Z"/>
        </w:rPr>
      </w:pPr>
      <w:del w:id="66" w:author="Lenovo User" w:date="2018-06-29T11:31:00Z">
        <w:r>
          <w:rPr>
            <w:rFonts w:hint="eastAsia"/>
          </w:rPr>
          <w:delText>在油库现场办理提油时，出示二维码进行验证，方可提油。</w:delText>
        </w:r>
      </w:del>
    </w:p>
    <w:p>
      <w:pPr>
        <w:jc w:val="center"/>
        <w:rPr>
          <w:del w:id="67" w:author="Lenovo User" w:date="2018-06-29T11:31:00Z"/>
        </w:rPr>
      </w:pPr>
      <w:del w:id="68" w:author="Lenovo User" w:date="2018-06-29T11:31:00Z">
        <w:r>
          <w:rPr>
            <w:rFonts w:hint="eastAsia"/>
          </w:rPr>
          <w:delText>配送提油单确认签收</w:delText>
        </w:r>
      </w:del>
    </w:p>
    <w:p>
      <w:pPr>
        <w:jc w:val="center"/>
        <w:rPr>
          <w:del w:id="69" w:author="Lenovo User" w:date="2018-06-29T11:31:00Z"/>
        </w:rPr>
      </w:pPr>
      <w:del w:id="70" w:author="Lenovo User" w:date="2018-06-29T11:31:00Z">
        <w:r>
          <w:rPr>
            <w:rFonts w:hint="eastAsia"/>
          </w:rPr>
          <w:delText>用户申请以配送的方式提油时，待配送完成后，提油单变为已出库状态。可在物流查询&gt;提油单详情页进行确认签收，输入实际签收的油量吨数。</w:delText>
        </w:r>
      </w:del>
    </w:p>
    <w:p>
      <w:pPr>
        <w:jc w:val="center"/>
        <w:rPr>
          <w:del w:id="71" w:author="Lenovo User" w:date="2018-06-29T11:31:00Z"/>
        </w:rPr>
      </w:pPr>
      <w:del w:id="72" w:author="Lenovo User" w:date="2018-06-29T11:31:00Z">
        <w:r>
          <w:rPr/>
          <w:drawing>
            <wp:inline distT="0" distB="0" distL="0" distR="0">
              <wp:extent cx="5756910" cy="3068955"/>
              <wp:effectExtent l="0" t="0" r="0" b="0"/>
              <wp:docPr id="42" name="图片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图片 42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6910" cy="3068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74" w:author="Lenovo User" w:date="2018-06-29T11:31:00Z"/>
        </w:rPr>
      </w:pPr>
    </w:p>
    <w:p>
      <w:pPr>
        <w:jc w:val="center"/>
        <w:rPr>
          <w:del w:id="75" w:author="Lenovo User" w:date="2018-06-29T11:39:00Z"/>
        </w:rPr>
      </w:pPr>
      <w:del w:id="76" w:author="Lenovo User" w:date="2018-06-29T11:39:00Z">
        <w:r>
          <w:rPr>
            <w:rFonts w:hint="eastAsia"/>
          </w:rPr>
          <w:delText>个人中心（我的）</w:delText>
        </w:r>
      </w:del>
    </w:p>
    <w:p>
      <w:pPr>
        <w:jc w:val="center"/>
        <w:rPr>
          <w:del w:id="77" w:author="Lenovo User" w:date="2018-06-29T11:39:00Z"/>
        </w:rPr>
      </w:pPr>
      <w:del w:id="78" w:author="Lenovo User" w:date="2018-06-29T11:39:00Z">
        <w:r>
          <w:rPr>
            <w:rFonts w:hint="eastAsia"/>
          </w:rPr>
          <w:delText>身份切换</w:delText>
        </w:r>
      </w:del>
    </w:p>
    <w:p>
      <w:pPr>
        <w:jc w:val="center"/>
        <w:rPr>
          <w:del w:id="79" w:author="Lenovo User" w:date="2018-06-29T11:39:00Z"/>
        </w:rPr>
      </w:pPr>
      <w:del w:id="80" w:author="Lenovo User" w:date="2018-06-29T11:39:00Z">
        <w:r>
          <w:rPr/>
          <w:delText>一个</w:delText>
        </w:r>
      </w:del>
      <w:del w:id="81" w:author="Lenovo User" w:date="2018-06-29T11:39:00Z">
        <w:r>
          <w:rPr>
            <w:rFonts w:hint="eastAsia"/>
          </w:rPr>
          <w:delText>APP注册</w:delText>
        </w:r>
      </w:del>
      <w:del w:id="82" w:author="Lenovo User" w:date="2018-06-29T11:39:00Z">
        <w:r>
          <w:rPr/>
          <w:delText>用户可以</w:delText>
        </w:r>
      </w:del>
      <w:del w:id="83" w:author="Lenovo User" w:date="2018-06-29T11:39:00Z">
        <w:r>
          <w:rPr>
            <w:rFonts w:hint="eastAsia"/>
          </w:rPr>
          <w:delText>认证</w:delText>
        </w:r>
      </w:del>
      <w:del w:id="84" w:author="Lenovo User" w:date="2018-06-29T11:39:00Z">
        <w:r>
          <w:rPr/>
          <w:delText>多</w:delText>
        </w:r>
      </w:del>
      <w:del w:id="85" w:author="Lenovo User" w:date="2018-06-29T11:39:00Z">
        <w:r>
          <w:rPr>
            <w:rFonts w:hint="eastAsia"/>
          </w:rPr>
          <w:delText>家客户</w:delText>
        </w:r>
      </w:del>
      <w:del w:id="86" w:author="Lenovo User" w:date="2018-06-29T11:39:00Z">
        <w:r>
          <w:rPr/>
          <w:delText>公司</w:delText>
        </w:r>
      </w:del>
      <w:del w:id="87" w:author="Lenovo User" w:date="2018-06-29T11:39:00Z">
        <w:r>
          <w:rPr>
            <w:rFonts w:hint="eastAsia"/>
          </w:rPr>
          <w:delText>（采购公司）在不同的中石油销售</w:delText>
        </w:r>
      </w:del>
      <w:del w:id="88" w:author="Lenovo User" w:date="2018-06-29T11:39:00Z">
        <w:r>
          <w:rPr/>
          <w:delText>公司</w:delText>
        </w:r>
      </w:del>
      <w:del w:id="89" w:author="Lenovo User" w:date="2018-06-29T11:39:00Z">
        <w:r>
          <w:rPr>
            <w:rFonts w:hint="eastAsia"/>
          </w:rPr>
          <w:delText>购油资质，即可能存在多个客户身份。不同的身份状态时，在A</w:delText>
        </w:r>
      </w:del>
      <w:del w:id="90" w:author="Lenovo User" w:date="2018-06-29T11:39:00Z">
        <w:r>
          <w:rPr/>
          <w:delText>PP</w:delText>
        </w:r>
      </w:del>
      <w:del w:id="91" w:author="Lenovo User" w:date="2018-06-29T11:39:00Z">
        <w:r>
          <w:rPr>
            <w:rFonts w:hint="eastAsia"/>
          </w:rPr>
          <w:delText>将查询到不同的油品内容、订单、提油单信息。并可以不同的客户身份在不同的中石油销售公司进行购油操作。</w:delText>
        </w:r>
      </w:del>
    </w:p>
    <w:p>
      <w:pPr>
        <w:jc w:val="center"/>
        <w:rPr>
          <w:del w:id="92" w:author="Lenovo User" w:date="2018-06-29T11:39:00Z"/>
        </w:rPr>
      </w:pPr>
      <w:del w:id="93" w:author="Lenovo User" w:date="2018-06-29T11:39:00Z">
        <w:r>
          <w:rPr>
            <w:rFonts w:hint="eastAsia"/>
          </w:rPr>
          <w:delText>在A</w:delText>
        </w:r>
      </w:del>
      <w:del w:id="94" w:author="Lenovo User" w:date="2018-06-29T11:39:00Z">
        <w:r>
          <w:rPr/>
          <w:delText>PP</w:delText>
        </w:r>
      </w:del>
      <w:del w:id="95" w:author="Lenovo User" w:date="2018-06-29T11:39:00Z">
        <w:r>
          <w:rPr>
            <w:rFonts w:hint="eastAsia"/>
          </w:rPr>
          <w:delText>个人中心右上角点击切换按钮，后选中身份信息、可进行身份切换。</w:delText>
        </w:r>
      </w:del>
    </w:p>
    <w:p>
      <w:pPr>
        <w:jc w:val="center"/>
        <w:rPr>
          <w:del w:id="96" w:author="Lenovo User" w:date="2018-06-29T11:39:00Z"/>
        </w:rPr>
      </w:pPr>
      <w:del w:id="97" w:author="Lenovo User" w:date="2018-06-29T11:39:00Z">
        <w:r>
          <w:rPr>
            <w:rFonts w:hint="eastAsia"/>
          </w:rPr>
          <w:delText>也可点击【新增身份】申请新的客户认证</w:delText>
        </w:r>
      </w:del>
    </w:p>
    <w:p>
      <w:pPr>
        <w:jc w:val="center"/>
        <w:rPr>
          <w:del w:id="98" w:author="Lenovo User" w:date="2018-06-29T11:39:00Z"/>
        </w:rPr>
      </w:pPr>
      <w:del w:id="99" w:author="Lenovo User" w:date="2018-06-29T11:39:00Z">
        <w:r>
          <w:rPr/>
          <w:drawing>
            <wp:inline distT="0" distB="0" distL="0" distR="0">
              <wp:extent cx="5764530" cy="2995295"/>
              <wp:effectExtent l="0" t="0" r="7620" b="0"/>
              <wp:docPr id="41" name="图片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" name="图片 41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4530" cy="2995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101" w:author="Lenovo User" w:date="2018-06-29T11:39:00Z"/>
        </w:rPr>
      </w:pPr>
    </w:p>
    <w:p>
      <w:pPr>
        <w:jc w:val="center"/>
        <w:rPr>
          <w:del w:id="102" w:author="Lenovo User" w:date="2018-06-29T11:39:00Z"/>
        </w:rPr>
      </w:pPr>
    </w:p>
    <w:p>
      <w:pPr>
        <w:jc w:val="center"/>
        <w:rPr>
          <w:del w:id="103" w:author="Lenovo User" w:date="2018-06-29T11:39:00Z"/>
        </w:rPr>
      </w:pPr>
      <w:del w:id="104" w:author="Lenovo User" w:date="2018-06-29T11:39:00Z">
        <w:r>
          <w:rPr/>
          <w:delText>我的公司</w:delText>
        </w:r>
      </w:del>
    </w:p>
    <w:p>
      <w:pPr>
        <w:jc w:val="center"/>
        <w:rPr>
          <w:del w:id="105" w:author="Lenovo User" w:date="2018-06-29T11:39:00Z"/>
        </w:rPr>
      </w:pPr>
      <w:del w:id="106" w:author="Lenovo User" w:date="2018-06-29T11:39:00Z">
        <w:r>
          <w:rPr/>
          <w:delText>可以从【</w:delText>
        </w:r>
      </w:del>
      <w:del w:id="107" w:author="Lenovo User" w:date="2018-06-29T11:39:00Z">
        <w:r>
          <w:rPr>
            <w:rFonts w:hint="eastAsia"/>
          </w:rPr>
          <w:delText>导航-</w:delText>
        </w:r>
      </w:del>
      <w:del w:id="108" w:author="Lenovo User" w:date="2018-06-29T11:39:00Z">
        <w:r>
          <w:rPr/>
          <w:delText>我的</w:delText>
        </w:r>
      </w:del>
      <w:del w:id="109" w:author="Lenovo User" w:date="2018-06-29T11:39:00Z">
        <w:r>
          <w:rPr>
            <w:rFonts w:hint="eastAsia"/>
          </w:rPr>
          <w:delText>&gt;我的公司</w:delText>
        </w:r>
      </w:del>
      <w:del w:id="110" w:author="Lenovo User" w:date="2018-06-29T11:39:00Z">
        <w:r>
          <w:rPr/>
          <w:delText>】查看用户当前</w:delText>
        </w:r>
      </w:del>
      <w:del w:id="111" w:author="Lenovo User" w:date="2018-06-29T11:39:00Z">
        <w:r>
          <w:rPr>
            <w:rFonts w:hint="eastAsia"/>
          </w:rPr>
          <w:delText>身份所认证</w:delText>
        </w:r>
      </w:del>
      <w:del w:id="112" w:author="Lenovo User" w:date="2018-06-29T11:39:00Z">
        <w:r>
          <w:rPr/>
          <w:delText>的</w:delText>
        </w:r>
      </w:del>
      <w:del w:id="113" w:author="Lenovo User" w:date="2018-06-29T11:39:00Z">
        <w:r>
          <w:rPr>
            <w:rFonts w:hint="eastAsia"/>
          </w:rPr>
          <w:delText>客户</w:delText>
        </w:r>
      </w:del>
      <w:del w:id="114" w:author="Lenovo User" w:date="2018-06-29T11:39:00Z">
        <w:r>
          <w:rPr/>
          <w:delText>公司</w:delText>
        </w:r>
      </w:del>
      <w:del w:id="115" w:author="Lenovo User" w:date="2018-06-29T11:39:00Z">
        <w:r>
          <w:rPr>
            <w:rFonts w:hint="eastAsia"/>
          </w:rPr>
          <w:delText>（采购公司）基本信息。</w:delText>
        </w:r>
      </w:del>
    </w:p>
    <w:p>
      <w:pPr>
        <w:jc w:val="center"/>
        <w:rPr>
          <w:del w:id="116" w:author="Lenovo User" w:date="2018-06-29T11:39:00Z"/>
        </w:rPr>
      </w:pPr>
      <w:del w:id="117" w:author="Lenovo User" w:date="2018-06-29T11:39:00Z">
        <w:r>
          <w:rPr/>
          <w:drawing>
            <wp:inline distT="0" distB="0" distL="0" distR="0">
              <wp:extent cx="5753100" cy="3039745"/>
              <wp:effectExtent l="0" t="0" r="0" b="8255"/>
              <wp:docPr id="40" name="图片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图片 40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3100" cy="30397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119" w:author="Lenovo User" w:date="2018-06-29T11:39:00Z"/>
        </w:rPr>
      </w:pPr>
      <w:del w:id="120" w:author="Lenovo User" w:date="2018-06-29T11:39:00Z">
        <w:r>
          <w:rPr>
            <w:rFonts w:hint="eastAsia"/>
          </w:rPr>
          <w:delText>也</w:delText>
        </w:r>
      </w:del>
      <w:del w:id="121" w:author="Lenovo User" w:date="2018-06-29T11:39:00Z">
        <w:r>
          <w:rPr/>
          <w:delText>可以</w:delText>
        </w:r>
      </w:del>
      <w:del w:id="122" w:author="Lenovo User" w:date="2018-06-29T11:39:00Z">
        <w:r>
          <w:rPr>
            <w:rFonts w:hint="eastAsia"/>
          </w:rPr>
          <w:delText>在当前客户公司的基础上</w:delText>
        </w:r>
      </w:del>
      <w:del w:id="123" w:author="Lenovo User" w:date="2018-06-29T11:39:00Z">
        <w:r>
          <w:rPr/>
          <w:delText>申请新的授权销售公司</w:delText>
        </w:r>
      </w:del>
      <w:del w:id="124" w:author="Lenovo User" w:date="2018-06-29T11:39:00Z">
        <w:r>
          <w:rPr>
            <w:rFonts w:hint="eastAsia"/>
          </w:rPr>
          <w:delText>，申请时客户</w:delText>
        </w:r>
      </w:del>
      <w:del w:id="125" w:author="Lenovo User" w:date="2018-06-29T11:39:00Z">
        <w:r>
          <w:rPr/>
          <w:delText>公司信息不</w:delText>
        </w:r>
      </w:del>
      <w:del w:id="126" w:author="Lenovo User" w:date="2018-06-29T11:39:00Z">
        <w:r>
          <w:rPr>
            <w:rFonts w:hint="eastAsia"/>
          </w:rPr>
          <w:delText>可</w:delText>
        </w:r>
      </w:del>
      <w:del w:id="127" w:author="Lenovo User" w:date="2018-06-29T11:39:00Z">
        <w:r>
          <w:rPr/>
          <w:delText>修改，只</w:delText>
        </w:r>
      </w:del>
      <w:del w:id="128" w:author="Lenovo User" w:date="2018-06-29T11:39:00Z">
        <w:r>
          <w:rPr>
            <w:rFonts w:hint="eastAsia"/>
          </w:rPr>
          <w:delText>需</w:delText>
        </w:r>
      </w:del>
      <w:del w:id="129" w:author="Lenovo User" w:date="2018-06-29T11:39:00Z">
        <w:r>
          <w:rPr/>
          <w:delText>选择</w:delText>
        </w:r>
      </w:del>
      <w:del w:id="130" w:author="Lenovo User" w:date="2018-06-29T11:39:00Z">
        <w:r>
          <w:rPr>
            <w:rFonts w:hint="eastAsia"/>
          </w:rPr>
          <w:delText>新的中石油</w:delText>
        </w:r>
      </w:del>
      <w:del w:id="131" w:author="Lenovo User" w:date="2018-06-29T11:39:00Z">
        <w:r>
          <w:rPr/>
          <w:delText>销售公司</w:delText>
        </w:r>
      </w:del>
      <w:del w:id="132" w:author="Lenovo User" w:date="2018-06-29T11:39:00Z">
        <w:r>
          <w:rPr>
            <w:rFonts w:hint="eastAsia"/>
          </w:rPr>
          <w:delText>，提交认证申请。</w:delText>
        </w:r>
      </w:del>
    </w:p>
    <w:p>
      <w:pPr>
        <w:jc w:val="center"/>
        <w:rPr>
          <w:del w:id="133" w:author="Lenovo User" w:date="2018-06-29T11:39:00Z"/>
        </w:rPr>
      </w:pPr>
      <w:del w:id="134" w:author="Lenovo User" w:date="2018-06-29T11:39:00Z">
        <w:r>
          <w:rPr/>
          <w:drawing>
            <wp:inline distT="0" distB="0" distL="0" distR="0">
              <wp:extent cx="5760720" cy="3148965"/>
              <wp:effectExtent l="0" t="0" r="0" b="0"/>
              <wp:docPr id="39" name="图片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图片 39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148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136" w:author="Lenovo User" w:date="2018-06-29T11:39:00Z"/>
        </w:rPr>
      </w:pPr>
      <w:del w:id="137" w:author="Lenovo User" w:date="2018-06-29T11:39:00Z">
        <w:r>
          <w:rPr/>
          <w:delText>我的地址</w:delText>
        </w:r>
      </w:del>
    </w:p>
    <w:p>
      <w:pPr>
        <w:jc w:val="center"/>
        <w:rPr>
          <w:del w:id="138" w:author="Lenovo User" w:date="2018-06-29T11:39:00Z"/>
        </w:rPr>
      </w:pPr>
      <w:del w:id="139" w:author="Lenovo User" w:date="2018-06-29T11:39:00Z">
        <w:r>
          <w:rPr>
            <w:rFonts w:hint="eastAsia"/>
          </w:rPr>
          <w:delText>客户</w:delText>
        </w:r>
      </w:del>
      <w:del w:id="140" w:author="Lenovo User" w:date="2018-06-29T11:39:00Z">
        <w:r>
          <w:rPr/>
          <w:delText>在线购油需要</w:delText>
        </w:r>
      </w:del>
      <w:del w:id="141" w:author="Lenovo User" w:date="2018-06-29T11:39:00Z">
        <w:r>
          <w:rPr>
            <w:rFonts w:hint="eastAsia"/>
          </w:rPr>
          <w:delText>配送时，需要</w:delText>
        </w:r>
      </w:del>
      <w:del w:id="142" w:author="Lenovo User" w:date="2018-06-29T11:39:00Z">
        <w:r>
          <w:rPr/>
          <w:delText>录入配送地址，在【我的</w:delText>
        </w:r>
      </w:del>
      <w:del w:id="143" w:author="Lenovo User" w:date="2018-06-29T11:39:00Z">
        <w:r>
          <w:rPr>
            <w:rFonts w:hint="eastAsia"/>
          </w:rPr>
          <w:delText>&gt;我的地址</w:delText>
        </w:r>
      </w:del>
      <w:del w:id="144" w:author="Lenovo User" w:date="2018-06-29T11:39:00Z">
        <w:r>
          <w:rPr/>
          <w:delText>】中</w:delText>
        </w:r>
      </w:del>
      <w:del w:id="145" w:author="Lenovo User" w:date="2018-06-29T11:39:00Z">
        <w:r>
          <w:rPr>
            <w:rFonts w:hint="eastAsia"/>
          </w:rPr>
          <w:delText>可以</w:delText>
        </w:r>
      </w:del>
      <w:del w:id="146" w:author="Lenovo User" w:date="2018-06-29T11:39:00Z">
        <w:r>
          <w:rPr/>
          <w:delText>将常用的配送地址</w:delText>
        </w:r>
      </w:del>
      <w:del w:id="147" w:author="Lenovo User" w:date="2018-06-29T11:39:00Z">
        <w:r>
          <w:rPr>
            <w:rFonts w:hint="eastAsia"/>
          </w:rPr>
          <w:delText>进行</w:delText>
        </w:r>
      </w:del>
      <w:del w:id="148" w:author="Lenovo User" w:date="2018-06-29T11:39:00Z">
        <w:r>
          <w:rPr/>
          <w:delText>预先配置，在线购油时可以快速便捷的直接选择配送地址</w:delText>
        </w:r>
      </w:del>
      <w:del w:id="149" w:author="Lenovo User" w:date="2018-06-29T11:39:00Z">
        <w:r>
          <w:rPr>
            <w:rFonts w:hint="eastAsia"/>
          </w:rPr>
          <w:delText>。</w:delText>
        </w:r>
      </w:del>
    </w:p>
    <w:p>
      <w:pPr>
        <w:jc w:val="center"/>
        <w:rPr>
          <w:del w:id="150" w:author="Lenovo User" w:date="2018-06-29T11:39:00Z"/>
        </w:rPr>
      </w:pPr>
      <w:del w:id="151" w:author="Lenovo User" w:date="2018-06-29T11:39:00Z">
        <w:r>
          <w:rPr/>
          <w:drawing>
            <wp:inline distT="0" distB="0" distL="0" distR="0">
              <wp:extent cx="5760720" cy="3054350"/>
              <wp:effectExtent l="0" t="0" r="0" b="0"/>
              <wp:docPr id="38" name="图片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" name="图片 38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054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153" w:author="Lenovo User" w:date="2018-06-29T11:39:00Z"/>
        </w:rPr>
      </w:pPr>
      <w:del w:id="154" w:author="Lenovo User" w:date="2018-06-29T11:39:00Z">
        <w:r>
          <w:rPr/>
          <w:delText>可以点击</w:delText>
        </w:r>
      </w:del>
      <w:del w:id="155" w:author="Lenovo User" w:date="2018-06-29T11:39:00Z">
        <w:r>
          <w:rPr>
            <w:rFonts w:hint="eastAsia"/>
          </w:rPr>
          <w:delText>已有</w:delText>
        </w:r>
      </w:del>
      <w:del w:id="156" w:author="Lenovo User" w:date="2018-06-29T11:39:00Z">
        <w:r>
          <w:rPr/>
          <w:delText>的地址信息，</w:delText>
        </w:r>
      </w:del>
      <w:del w:id="157" w:author="Lenovo User" w:date="2018-06-29T11:39:00Z">
        <w:r>
          <w:rPr>
            <w:rFonts w:hint="eastAsia"/>
          </w:rPr>
          <w:delText>进入</w:delText>
        </w:r>
      </w:del>
      <w:del w:id="158" w:author="Lenovo User" w:date="2018-06-29T11:39:00Z">
        <w:r>
          <w:rPr/>
          <w:delText>编辑界面</w:delText>
        </w:r>
      </w:del>
      <w:del w:id="159" w:author="Lenovo User" w:date="2018-06-29T11:39:00Z">
        <w:r>
          <w:rPr>
            <w:rFonts w:hint="eastAsia"/>
          </w:rPr>
          <w:delText>进行修改，</w:delText>
        </w:r>
      </w:del>
      <w:del w:id="160" w:author="Lenovo User" w:date="2018-06-29T11:39:00Z">
        <w:r>
          <w:rPr/>
          <w:delText>修改后点击【完成】进行保存。</w:delText>
        </w:r>
      </w:del>
    </w:p>
    <w:p>
      <w:pPr>
        <w:jc w:val="center"/>
        <w:rPr>
          <w:del w:id="161" w:author="Lenovo User" w:date="2018-06-29T11:39:00Z"/>
        </w:rPr>
      </w:pPr>
      <w:del w:id="162" w:author="Lenovo User" w:date="2018-06-29T11:39:00Z">
        <w:r>
          <w:rPr>
            <w:rFonts w:hint="eastAsia"/>
          </w:rPr>
          <w:delText>点击地址左侧的勾选按钮</w:delText>
        </w:r>
      </w:del>
      <w:del w:id="163" w:author="Lenovo User" w:date="2018-06-29T11:39:00Z">
        <w:r>
          <w:rPr/>
          <w:delText>，</w:delText>
        </w:r>
      </w:del>
      <w:del w:id="164" w:author="Lenovo User" w:date="2018-06-29T11:39:00Z">
        <w:r>
          <w:rPr>
            <w:rFonts w:hint="eastAsia"/>
          </w:rPr>
          <w:delText>可设置该地址为</w:delText>
        </w:r>
      </w:del>
      <w:del w:id="165" w:author="Lenovo User" w:date="2018-06-29T11:39:00Z">
        <w:r>
          <w:rPr/>
          <w:delText>默认配送地址，在线购油时会自动</w:delText>
        </w:r>
      </w:del>
      <w:del w:id="166" w:author="Lenovo User" w:date="2018-06-29T11:39:00Z">
        <w:r>
          <w:rPr>
            <w:rFonts w:hint="eastAsia"/>
          </w:rPr>
          <w:delText>选中该默认</w:delText>
        </w:r>
      </w:del>
      <w:del w:id="167" w:author="Lenovo User" w:date="2018-06-29T11:39:00Z">
        <w:r>
          <w:rPr/>
          <w:delText>配送地址</w:delText>
        </w:r>
      </w:del>
      <w:del w:id="168" w:author="Lenovo User" w:date="2018-06-29T11:39:00Z">
        <w:r>
          <w:rPr>
            <w:rFonts w:hint="eastAsia"/>
          </w:rPr>
          <w:delText>，使下单流程更快捷。</w:delText>
        </w:r>
      </w:del>
    </w:p>
    <w:p>
      <w:pPr>
        <w:jc w:val="center"/>
        <w:rPr>
          <w:del w:id="169" w:author="Lenovo User" w:date="2018-06-29T11:39:00Z"/>
        </w:rPr>
      </w:pPr>
      <w:del w:id="170" w:author="Lenovo User" w:date="2018-06-29T11:39:00Z">
        <w:r>
          <w:rPr/>
          <w:delText>我的车辆</w:delText>
        </w:r>
      </w:del>
    </w:p>
    <w:p>
      <w:pPr>
        <w:jc w:val="center"/>
        <w:rPr>
          <w:del w:id="171" w:author="Lenovo User" w:date="2018-06-29T11:39:00Z"/>
        </w:rPr>
      </w:pPr>
      <w:del w:id="172" w:author="Lenovo User" w:date="2018-06-29T11:39:00Z">
        <w:r>
          <w:rPr>
            <w:rFonts w:hint="eastAsia"/>
          </w:rPr>
          <w:delText>客户</w:delText>
        </w:r>
      </w:del>
      <w:del w:id="173" w:author="Lenovo User" w:date="2018-06-29T11:39:00Z">
        <w:r>
          <w:rPr/>
          <w:delText>在线</w:delText>
        </w:r>
      </w:del>
      <w:del w:id="174" w:author="Lenovo User" w:date="2018-06-29T11:39:00Z">
        <w:r>
          <w:rPr>
            <w:rFonts w:hint="eastAsia"/>
          </w:rPr>
          <w:delText>购</w:delText>
        </w:r>
      </w:del>
      <w:del w:id="175" w:author="Lenovo User" w:date="2018-06-29T11:39:00Z">
        <w:r>
          <w:rPr/>
          <w:delText>油</w:delText>
        </w:r>
      </w:del>
      <w:del w:id="176" w:author="Lenovo User" w:date="2018-06-29T11:39:00Z">
        <w:r>
          <w:rPr>
            <w:rFonts w:hint="eastAsia"/>
          </w:rPr>
          <w:delText>选择</w:delText>
        </w:r>
      </w:del>
      <w:del w:id="177" w:author="Lenovo User" w:date="2018-06-29T11:39:00Z">
        <w:r>
          <w:rPr/>
          <w:delText>自提方式</w:delText>
        </w:r>
      </w:del>
      <w:del w:id="178" w:author="Lenovo User" w:date="2018-06-29T11:39:00Z">
        <w:r>
          <w:rPr>
            <w:rFonts w:hint="eastAsia"/>
          </w:rPr>
          <w:delText>，在预约提油时，</w:delText>
        </w:r>
      </w:del>
      <w:del w:id="179" w:author="Lenovo User" w:date="2018-06-29T11:39:00Z">
        <w:r>
          <w:rPr/>
          <w:delText>需要</w:delText>
        </w:r>
      </w:del>
      <w:del w:id="180" w:author="Lenovo User" w:date="2018-06-29T11:39:00Z">
        <w:r>
          <w:rPr>
            <w:rFonts w:hint="eastAsia"/>
          </w:rPr>
          <w:delText>填写</w:delText>
        </w:r>
      </w:del>
      <w:del w:id="181" w:author="Lenovo User" w:date="2018-06-29T11:39:00Z">
        <w:r>
          <w:rPr/>
          <w:delText>运输车辆信息</w:delText>
        </w:r>
      </w:del>
      <w:del w:id="182" w:author="Lenovo User" w:date="2018-06-29T11:39:00Z">
        <w:r>
          <w:rPr>
            <w:rFonts w:hint="eastAsia"/>
          </w:rPr>
          <w:delText>。</w:delText>
        </w:r>
      </w:del>
      <w:del w:id="183" w:author="Lenovo User" w:date="2018-06-29T11:39:00Z">
        <w:r>
          <w:rPr/>
          <w:delText>在【我的</w:delText>
        </w:r>
      </w:del>
      <w:del w:id="184" w:author="Lenovo User" w:date="2018-06-29T11:39:00Z">
        <w:r>
          <w:rPr>
            <w:rFonts w:hint="eastAsia"/>
          </w:rPr>
          <w:delText>&gt;我的车辆</w:delText>
        </w:r>
      </w:del>
      <w:del w:id="185" w:author="Lenovo User" w:date="2018-06-29T11:39:00Z">
        <w:r>
          <w:rPr/>
          <w:delText>】中</w:delText>
        </w:r>
      </w:del>
      <w:del w:id="186" w:author="Lenovo User" w:date="2018-06-29T11:39:00Z">
        <w:r>
          <w:rPr>
            <w:rFonts w:hint="eastAsia"/>
          </w:rPr>
          <w:delText>可</w:delText>
        </w:r>
      </w:del>
      <w:del w:id="187" w:author="Lenovo User" w:date="2018-06-29T11:39:00Z">
        <w:r>
          <w:rPr/>
          <w:delText>将常用的车辆信息预先</w:delText>
        </w:r>
      </w:del>
      <w:del w:id="188" w:author="Lenovo User" w:date="2018-06-29T11:39:00Z">
        <w:r>
          <w:rPr>
            <w:rFonts w:hint="eastAsia"/>
          </w:rPr>
          <w:delText>输入</w:delText>
        </w:r>
      </w:del>
      <w:del w:id="189" w:author="Lenovo User" w:date="2018-06-29T11:39:00Z">
        <w:r>
          <w:rPr/>
          <w:delText>配置，在线预约提油时可以快速选择相关车辆，</w:delText>
        </w:r>
      </w:del>
      <w:del w:id="190" w:author="Lenovo User" w:date="2018-06-29T11:39:00Z">
        <w:r>
          <w:rPr>
            <w:rFonts w:hint="eastAsia"/>
          </w:rPr>
          <w:delText>无</w:delText>
        </w:r>
      </w:del>
      <w:del w:id="191" w:author="Lenovo User" w:date="2018-06-29T11:39:00Z">
        <w:r>
          <w:rPr/>
          <w:delText>需每次手工输入车辆信息。</w:delText>
        </w:r>
      </w:del>
    </w:p>
    <w:p>
      <w:pPr>
        <w:jc w:val="center"/>
        <w:rPr>
          <w:del w:id="192" w:author="Lenovo User" w:date="2018-06-29T11:39:00Z"/>
        </w:rPr>
      </w:pPr>
      <w:del w:id="193" w:author="Lenovo User" w:date="2018-06-29T11:39:00Z">
        <w:r>
          <w:rPr/>
          <w:drawing>
            <wp:inline distT="0" distB="0" distL="0" distR="0">
              <wp:extent cx="5760720" cy="3075940"/>
              <wp:effectExtent l="0" t="0" r="0" b="0"/>
              <wp:docPr id="37" name="图片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图片 37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075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195" w:author="Lenovo User" w:date="2018-06-29T11:39:00Z"/>
        </w:rPr>
      </w:pPr>
      <w:del w:id="196" w:author="Lenovo User" w:date="2018-06-29T11:39:00Z">
        <w:r>
          <w:rPr/>
          <w:delText>可以点击指定的车辆信息，打开车辆信息编辑界面，修改后点击【完成】进行保存。</w:delText>
        </w:r>
      </w:del>
    </w:p>
    <w:p>
      <w:pPr>
        <w:jc w:val="center"/>
        <w:rPr>
          <w:del w:id="197" w:author="Lenovo User" w:date="2018-06-29T11:39:00Z"/>
        </w:rPr>
      </w:pPr>
      <w:del w:id="198" w:author="Lenovo User" w:date="2018-06-29T11:39:00Z">
        <w:r>
          <w:rPr>
            <w:rFonts w:hint="eastAsia"/>
          </w:rPr>
          <w:delText>点击车辆信息左侧的勾选按钮</w:delText>
        </w:r>
      </w:del>
      <w:del w:id="199" w:author="Lenovo User" w:date="2018-06-29T11:39:00Z">
        <w:r>
          <w:rPr/>
          <w:delText>，</w:delText>
        </w:r>
      </w:del>
      <w:del w:id="200" w:author="Lenovo User" w:date="2018-06-29T11:39:00Z">
        <w:r>
          <w:rPr>
            <w:rFonts w:hint="eastAsia"/>
          </w:rPr>
          <w:delText>可设置该车辆为</w:delText>
        </w:r>
      </w:del>
      <w:del w:id="201" w:author="Lenovo User" w:date="2018-06-29T11:39:00Z">
        <w:r>
          <w:rPr/>
          <w:delText>默认</w:delText>
        </w:r>
      </w:del>
      <w:del w:id="202" w:author="Lenovo User" w:date="2018-06-29T11:39:00Z">
        <w:r>
          <w:rPr>
            <w:rFonts w:hint="eastAsia"/>
          </w:rPr>
          <w:delText>车辆</w:delText>
        </w:r>
      </w:del>
      <w:del w:id="203" w:author="Lenovo User" w:date="2018-06-29T11:39:00Z">
        <w:r>
          <w:rPr/>
          <w:delText>，在线</w:delText>
        </w:r>
      </w:del>
      <w:del w:id="204" w:author="Lenovo User" w:date="2018-06-29T11:39:00Z">
        <w:r>
          <w:rPr>
            <w:rFonts w:hint="eastAsia"/>
          </w:rPr>
          <w:delText>预约提油</w:delText>
        </w:r>
      </w:del>
      <w:del w:id="205" w:author="Lenovo User" w:date="2018-06-29T11:39:00Z">
        <w:r>
          <w:rPr/>
          <w:delText>时会自动</w:delText>
        </w:r>
      </w:del>
      <w:del w:id="206" w:author="Lenovo User" w:date="2018-06-29T11:39:00Z">
        <w:r>
          <w:rPr>
            <w:rFonts w:hint="eastAsia"/>
          </w:rPr>
          <w:delText>选中该默认选中车辆信息，使操作流程更快捷。</w:delText>
        </w:r>
      </w:del>
    </w:p>
    <w:p>
      <w:pPr>
        <w:jc w:val="center"/>
        <w:rPr>
          <w:del w:id="207" w:author="Lenovo User" w:date="2018-06-29T11:39:00Z"/>
        </w:rPr>
      </w:pPr>
    </w:p>
    <w:p>
      <w:pPr>
        <w:jc w:val="center"/>
        <w:rPr>
          <w:del w:id="208" w:author="Lenovo User" w:date="2018-06-29T11:39:00Z"/>
        </w:rPr>
      </w:pPr>
      <w:del w:id="209" w:author="Lenovo User" w:date="2018-06-29T11:39:00Z">
        <w:r>
          <w:rPr/>
          <w:delText>我的司机</w:delText>
        </w:r>
      </w:del>
    </w:p>
    <w:p>
      <w:pPr>
        <w:jc w:val="center"/>
        <w:rPr>
          <w:del w:id="210" w:author="Lenovo User" w:date="2018-06-29T11:39:00Z"/>
        </w:rPr>
      </w:pPr>
      <w:del w:id="211" w:author="Lenovo User" w:date="2018-06-29T11:39:00Z">
        <w:r>
          <w:rPr>
            <w:rFonts w:hint="eastAsia"/>
          </w:rPr>
          <w:delText>客户</w:delText>
        </w:r>
      </w:del>
      <w:del w:id="212" w:author="Lenovo User" w:date="2018-06-29T11:39:00Z">
        <w:r>
          <w:rPr/>
          <w:delText>在线</w:delText>
        </w:r>
      </w:del>
      <w:del w:id="213" w:author="Lenovo User" w:date="2018-06-29T11:39:00Z">
        <w:r>
          <w:rPr>
            <w:rFonts w:hint="eastAsia"/>
          </w:rPr>
          <w:delText>购</w:delText>
        </w:r>
      </w:del>
      <w:del w:id="214" w:author="Lenovo User" w:date="2018-06-29T11:39:00Z">
        <w:r>
          <w:rPr/>
          <w:delText>油</w:delText>
        </w:r>
      </w:del>
      <w:del w:id="215" w:author="Lenovo User" w:date="2018-06-29T11:39:00Z">
        <w:r>
          <w:rPr>
            <w:rFonts w:hint="eastAsia"/>
          </w:rPr>
          <w:delText>选择</w:delText>
        </w:r>
      </w:del>
      <w:del w:id="216" w:author="Lenovo User" w:date="2018-06-29T11:39:00Z">
        <w:r>
          <w:rPr/>
          <w:delText>自提方式</w:delText>
        </w:r>
      </w:del>
      <w:del w:id="217" w:author="Lenovo User" w:date="2018-06-29T11:39:00Z">
        <w:r>
          <w:rPr>
            <w:rFonts w:hint="eastAsia"/>
          </w:rPr>
          <w:delText>，在预约提油时，</w:delText>
        </w:r>
      </w:del>
      <w:del w:id="218" w:author="Lenovo User" w:date="2018-06-29T11:39:00Z">
        <w:r>
          <w:rPr/>
          <w:delText>需要</w:delText>
        </w:r>
      </w:del>
      <w:del w:id="219" w:author="Lenovo User" w:date="2018-06-29T11:39:00Z">
        <w:r>
          <w:rPr>
            <w:rFonts w:hint="eastAsia"/>
          </w:rPr>
          <w:delText>填写司机</w:delText>
        </w:r>
      </w:del>
      <w:del w:id="220" w:author="Lenovo User" w:date="2018-06-29T11:39:00Z">
        <w:r>
          <w:rPr/>
          <w:delText>信息</w:delText>
        </w:r>
      </w:del>
      <w:del w:id="221" w:author="Lenovo User" w:date="2018-06-29T11:39:00Z">
        <w:r>
          <w:rPr>
            <w:rFonts w:hint="eastAsia"/>
          </w:rPr>
          <w:delText>。</w:delText>
        </w:r>
      </w:del>
      <w:del w:id="222" w:author="Lenovo User" w:date="2018-06-29T11:39:00Z">
        <w:r>
          <w:rPr/>
          <w:delText>在【我的</w:delText>
        </w:r>
      </w:del>
      <w:del w:id="223" w:author="Lenovo User" w:date="2018-06-29T11:39:00Z">
        <w:r>
          <w:rPr>
            <w:rFonts w:hint="eastAsia"/>
          </w:rPr>
          <w:delText>&gt;我的司机</w:delText>
        </w:r>
      </w:del>
      <w:del w:id="224" w:author="Lenovo User" w:date="2018-06-29T11:39:00Z">
        <w:r>
          <w:rPr/>
          <w:delText>】中</w:delText>
        </w:r>
      </w:del>
      <w:del w:id="225" w:author="Lenovo User" w:date="2018-06-29T11:39:00Z">
        <w:r>
          <w:rPr>
            <w:rFonts w:hint="eastAsia"/>
          </w:rPr>
          <w:delText>可</w:delText>
        </w:r>
      </w:del>
      <w:del w:id="226" w:author="Lenovo User" w:date="2018-06-29T11:39:00Z">
        <w:r>
          <w:rPr/>
          <w:delText>将常用的</w:delText>
        </w:r>
      </w:del>
      <w:del w:id="227" w:author="Lenovo User" w:date="2018-06-29T11:39:00Z">
        <w:r>
          <w:rPr>
            <w:rFonts w:hint="eastAsia"/>
          </w:rPr>
          <w:delText>司机</w:delText>
        </w:r>
      </w:del>
      <w:del w:id="228" w:author="Lenovo User" w:date="2018-06-29T11:39:00Z">
        <w:r>
          <w:rPr/>
          <w:delText>信息预先</w:delText>
        </w:r>
      </w:del>
      <w:del w:id="229" w:author="Lenovo User" w:date="2018-06-29T11:39:00Z">
        <w:r>
          <w:rPr>
            <w:rFonts w:hint="eastAsia"/>
          </w:rPr>
          <w:delText>输入</w:delText>
        </w:r>
      </w:del>
      <w:del w:id="230" w:author="Lenovo User" w:date="2018-06-29T11:39:00Z">
        <w:r>
          <w:rPr/>
          <w:delText>配置，在线预约提油时可以快速选择相关</w:delText>
        </w:r>
      </w:del>
      <w:del w:id="231" w:author="Lenovo User" w:date="2018-06-29T11:39:00Z">
        <w:r>
          <w:rPr>
            <w:rFonts w:hint="eastAsia"/>
          </w:rPr>
          <w:delText>司机</w:delText>
        </w:r>
      </w:del>
      <w:del w:id="232" w:author="Lenovo User" w:date="2018-06-29T11:39:00Z">
        <w:r>
          <w:rPr/>
          <w:delText>，</w:delText>
        </w:r>
      </w:del>
      <w:del w:id="233" w:author="Lenovo User" w:date="2018-06-29T11:39:00Z">
        <w:r>
          <w:rPr>
            <w:rFonts w:hint="eastAsia"/>
          </w:rPr>
          <w:delText>无</w:delText>
        </w:r>
      </w:del>
      <w:del w:id="234" w:author="Lenovo User" w:date="2018-06-29T11:39:00Z">
        <w:r>
          <w:rPr/>
          <w:delText>需每次手工输入车辆信息。</w:delText>
        </w:r>
      </w:del>
    </w:p>
    <w:p>
      <w:pPr>
        <w:jc w:val="center"/>
        <w:rPr>
          <w:del w:id="235" w:author="Lenovo User" w:date="2018-06-29T11:39:00Z"/>
        </w:rPr>
      </w:pPr>
      <w:del w:id="236" w:author="Lenovo User" w:date="2018-06-29T11:39:00Z">
        <w:r>
          <w:rPr/>
          <w:drawing>
            <wp:inline distT="0" distB="0" distL="0" distR="0">
              <wp:extent cx="5760720" cy="3057525"/>
              <wp:effectExtent l="0" t="0" r="0" b="9525"/>
              <wp:docPr id="36" name="图片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图片 36"/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057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238" w:author="Lenovo User" w:date="2018-06-29T11:39:00Z"/>
        </w:rPr>
      </w:pPr>
      <w:del w:id="239" w:author="Lenovo User" w:date="2018-06-29T11:39:00Z">
        <w:r>
          <w:rPr/>
          <w:delText>可以点击指定的</w:delText>
        </w:r>
      </w:del>
      <w:del w:id="240" w:author="Lenovo User" w:date="2018-06-29T11:39:00Z">
        <w:r>
          <w:rPr>
            <w:rFonts w:hint="eastAsia"/>
          </w:rPr>
          <w:delText>司机</w:delText>
        </w:r>
      </w:del>
      <w:del w:id="241" w:author="Lenovo User" w:date="2018-06-29T11:39:00Z">
        <w:r>
          <w:rPr/>
          <w:delText>信息，打开</w:delText>
        </w:r>
      </w:del>
      <w:del w:id="242" w:author="Lenovo User" w:date="2018-06-29T11:39:00Z">
        <w:r>
          <w:rPr>
            <w:rFonts w:hint="eastAsia"/>
          </w:rPr>
          <w:delText>司机</w:delText>
        </w:r>
      </w:del>
      <w:del w:id="243" w:author="Lenovo User" w:date="2018-06-29T11:39:00Z">
        <w:r>
          <w:rPr/>
          <w:delText>信息编辑界面，修改后点击【完成】进行保存。</w:delText>
        </w:r>
      </w:del>
    </w:p>
    <w:p>
      <w:pPr>
        <w:jc w:val="center"/>
        <w:rPr>
          <w:del w:id="244" w:author="Lenovo User" w:date="2018-06-29T11:39:00Z"/>
        </w:rPr>
      </w:pPr>
      <w:del w:id="245" w:author="Lenovo User" w:date="2018-06-29T11:39:00Z">
        <w:r>
          <w:rPr>
            <w:rFonts w:hint="eastAsia"/>
          </w:rPr>
          <w:delText>点击司机信息左侧的勾选按钮</w:delText>
        </w:r>
      </w:del>
      <w:del w:id="246" w:author="Lenovo User" w:date="2018-06-29T11:39:00Z">
        <w:r>
          <w:rPr/>
          <w:delText>，</w:delText>
        </w:r>
      </w:del>
      <w:del w:id="247" w:author="Lenovo User" w:date="2018-06-29T11:39:00Z">
        <w:r>
          <w:rPr>
            <w:rFonts w:hint="eastAsia"/>
          </w:rPr>
          <w:delText>可设置该司机为</w:delText>
        </w:r>
      </w:del>
      <w:del w:id="248" w:author="Lenovo User" w:date="2018-06-29T11:39:00Z">
        <w:r>
          <w:rPr/>
          <w:delText>默认</w:delText>
        </w:r>
      </w:del>
      <w:del w:id="249" w:author="Lenovo User" w:date="2018-06-29T11:39:00Z">
        <w:r>
          <w:rPr>
            <w:rFonts w:hint="eastAsia"/>
          </w:rPr>
          <w:delText>车辆</w:delText>
        </w:r>
      </w:del>
      <w:del w:id="250" w:author="Lenovo User" w:date="2018-06-29T11:39:00Z">
        <w:r>
          <w:rPr/>
          <w:delText>，在线</w:delText>
        </w:r>
      </w:del>
      <w:del w:id="251" w:author="Lenovo User" w:date="2018-06-29T11:39:00Z">
        <w:r>
          <w:rPr>
            <w:rFonts w:hint="eastAsia"/>
          </w:rPr>
          <w:delText>预约提油</w:delText>
        </w:r>
      </w:del>
      <w:del w:id="252" w:author="Lenovo User" w:date="2018-06-29T11:39:00Z">
        <w:r>
          <w:rPr/>
          <w:delText>时会自动</w:delText>
        </w:r>
      </w:del>
      <w:del w:id="253" w:author="Lenovo User" w:date="2018-06-29T11:39:00Z">
        <w:r>
          <w:rPr>
            <w:rFonts w:hint="eastAsia"/>
          </w:rPr>
          <w:delText>选中该默认选中司机信息，使操作流程更快捷。</w:delText>
        </w:r>
      </w:del>
    </w:p>
    <w:p>
      <w:pPr>
        <w:jc w:val="center"/>
        <w:rPr>
          <w:del w:id="254" w:author="Lenovo User" w:date="2018-06-29T11:39:00Z"/>
        </w:rPr>
      </w:pPr>
    </w:p>
    <w:p>
      <w:pPr>
        <w:jc w:val="center"/>
        <w:rPr>
          <w:del w:id="255" w:author="Lenovo User" w:date="2018-06-29T11:39:00Z"/>
        </w:rPr>
      </w:pPr>
    </w:p>
    <w:p>
      <w:pPr>
        <w:jc w:val="center"/>
        <w:rPr>
          <w:del w:id="256" w:author="Lenovo User" w:date="2018-06-29T11:39:00Z"/>
        </w:rPr>
      </w:pPr>
      <w:del w:id="257" w:author="Lenovo User" w:date="2018-06-29T11:39:00Z">
        <w:r>
          <w:rPr/>
          <w:delText>在线服务</w:delText>
        </w:r>
      </w:del>
    </w:p>
    <w:p>
      <w:pPr>
        <w:jc w:val="center"/>
        <w:rPr>
          <w:del w:id="258" w:author="Lenovo User" w:date="2018-06-29T11:39:00Z"/>
        </w:rPr>
      </w:pPr>
      <w:del w:id="259" w:author="Lenovo User" w:date="2018-06-29T11:39:00Z">
        <w:r>
          <w:rPr>
            <w:rFonts w:hint="eastAsia"/>
          </w:rPr>
          <w:delText>当客户</w:delText>
        </w:r>
      </w:del>
      <w:del w:id="260" w:author="Lenovo User" w:date="2018-06-29T11:39:00Z">
        <w:r>
          <w:rPr/>
          <w:delText>有建议或者投诉</w:delText>
        </w:r>
      </w:del>
      <w:del w:id="261" w:author="Lenovo User" w:date="2018-06-29T11:39:00Z">
        <w:r>
          <w:rPr>
            <w:rFonts w:hint="eastAsia"/>
          </w:rPr>
          <w:delText>需要反馈</w:delText>
        </w:r>
      </w:del>
      <w:del w:id="262" w:author="Lenovo User" w:date="2018-06-29T11:39:00Z">
        <w:r>
          <w:rPr/>
          <w:delText>时，</w:delText>
        </w:r>
      </w:del>
      <w:del w:id="263" w:author="Lenovo User" w:date="2018-06-29T11:39:00Z">
        <w:r>
          <w:rPr>
            <w:rFonts w:hint="eastAsia"/>
          </w:rPr>
          <w:delText>点击</w:delText>
        </w:r>
      </w:del>
      <w:del w:id="264" w:author="Lenovo User" w:date="2018-06-29T11:39:00Z">
        <w:r>
          <w:rPr/>
          <w:delText>【在线服务</w:delText>
        </w:r>
      </w:del>
      <w:del w:id="265" w:author="Lenovo User" w:date="2018-06-29T11:39:00Z">
        <w:r>
          <w:rPr>
            <w:rFonts w:hint="eastAsia"/>
          </w:rPr>
          <w:delText>&gt;投诉建议</w:delText>
        </w:r>
      </w:del>
      <w:del w:id="266" w:author="Lenovo User" w:date="2018-06-29T11:39:00Z">
        <w:r>
          <w:rPr/>
          <w:delText>】，在投诉建议界面录入相关的投诉或者建议信息提交，销售公司相关人员会快速跟进</w:delText>
        </w:r>
      </w:del>
      <w:del w:id="267" w:author="Lenovo User" w:date="2018-06-29T11:39:00Z">
        <w:r>
          <w:rPr>
            <w:rFonts w:hint="eastAsia"/>
          </w:rPr>
          <w:delText>客户</w:delText>
        </w:r>
      </w:del>
      <w:del w:id="268" w:author="Lenovo User" w:date="2018-06-29T11:39:00Z">
        <w:r>
          <w:rPr/>
          <w:delText>的投诉或者建议。</w:delText>
        </w:r>
      </w:del>
    </w:p>
    <w:p>
      <w:pPr>
        <w:jc w:val="center"/>
        <w:rPr>
          <w:del w:id="269" w:author="Lenovo User" w:date="2018-06-29T11:39:00Z"/>
        </w:rPr>
      </w:pPr>
      <w:del w:id="270" w:author="Lenovo User" w:date="2018-06-29T11:39:00Z">
        <w:r>
          <w:rPr/>
          <w:drawing>
            <wp:inline distT="0" distB="0" distL="0" distR="0">
              <wp:extent cx="5760720" cy="3025140"/>
              <wp:effectExtent l="0" t="0" r="0" b="3810"/>
              <wp:docPr id="35" name="图片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图片 35"/>
                      <pic:cNvPicPr>
                        <a:picLocks noChangeAspect="1" noChangeArrowheads="1"/>
                      </pic:cNvPicPr>
                    </pic:nvPicPr>
                    <pic:blipFill>
                      <a:blip r:embed="rId4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025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272" w:author="Lenovo User" w:date="2018-06-29T11:39:00Z"/>
        </w:rPr>
      </w:pPr>
    </w:p>
    <w:p>
      <w:pPr>
        <w:jc w:val="center"/>
        <w:rPr>
          <w:del w:id="273" w:author="Lenovo User" w:date="2018-06-29T11:39:00Z"/>
        </w:rPr>
      </w:pPr>
      <w:del w:id="274" w:author="Lenovo User" w:date="2018-06-29T11:39:00Z">
        <w:r>
          <w:rPr>
            <w:rFonts w:hint="eastAsia"/>
          </w:rPr>
          <w:delText>新闻资讯（</w:delText>
        </w:r>
      </w:del>
      <w:del w:id="275" w:author="Lenovo User" w:date="2018-06-29T11:39:00Z">
        <w:r>
          <w:rPr/>
          <w:delText>发现</w:delText>
        </w:r>
      </w:del>
      <w:del w:id="276" w:author="Lenovo User" w:date="2018-06-29T11:39:00Z">
        <w:r>
          <w:rPr>
            <w:rFonts w:hint="eastAsia"/>
          </w:rPr>
          <w:delText>）</w:delText>
        </w:r>
      </w:del>
    </w:p>
    <w:p>
      <w:pPr>
        <w:jc w:val="center"/>
        <w:rPr>
          <w:del w:id="277" w:author="Lenovo User" w:date="2018-06-29T11:39:00Z"/>
        </w:rPr>
      </w:pPr>
      <w:del w:id="278" w:author="Lenovo User" w:date="2018-06-29T11:39:00Z">
        <w:r>
          <w:rPr>
            <w:rFonts w:hint="eastAsia"/>
          </w:rPr>
          <w:delText>在</w:delText>
        </w:r>
      </w:del>
      <w:del w:id="279" w:author="Lenovo User" w:date="2018-06-29T11:39:00Z">
        <w:r>
          <w:rPr/>
          <w:delText>该功能中</w:delText>
        </w:r>
      </w:del>
      <w:del w:id="280" w:author="Lenovo User" w:date="2018-06-29T11:39:00Z">
        <w:r>
          <w:rPr>
            <w:rFonts w:hint="eastAsia"/>
          </w:rPr>
          <w:delText>可</w:delText>
        </w:r>
      </w:del>
      <w:del w:id="281" w:author="Lenovo User" w:date="2018-06-29T11:39:00Z">
        <w:r>
          <w:rPr/>
          <w:delText>查看到行业相关的新闻、资讯或者</w:delText>
        </w:r>
      </w:del>
      <w:del w:id="282" w:author="Lenovo User" w:date="2018-06-29T11:39:00Z">
        <w:r>
          <w:rPr>
            <w:rFonts w:hint="eastAsia"/>
          </w:rPr>
          <w:delText>中石油</w:delText>
        </w:r>
      </w:del>
      <w:del w:id="283" w:author="Lenovo User" w:date="2018-06-29T11:39:00Z">
        <w:r>
          <w:rPr/>
          <w:delText>销售公司的</w:delText>
        </w:r>
      </w:del>
      <w:del w:id="284" w:author="Lenovo User" w:date="2018-06-29T11:39:00Z">
        <w:r>
          <w:rPr>
            <w:rFonts w:hint="eastAsia"/>
          </w:rPr>
          <w:delText>相关</w:delText>
        </w:r>
      </w:del>
      <w:del w:id="285" w:author="Lenovo User" w:date="2018-06-29T11:39:00Z">
        <w:r>
          <w:rPr/>
          <w:delText>公告等。</w:delText>
        </w:r>
      </w:del>
    </w:p>
    <w:p>
      <w:pPr>
        <w:jc w:val="center"/>
        <w:rPr>
          <w:del w:id="286" w:author="Lenovo User" w:date="2018-06-29T11:39:00Z"/>
        </w:rPr>
      </w:pPr>
      <w:del w:id="287" w:author="Lenovo User" w:date="2018-06-29T11:39:00Z">
        <w:r>
          <w:rPr/>
          <w:drawing>
            <wp:inline distT="0" distB="0" distL="0" distR="0">
              <wp:extent cx="5756910" cy="3160395"/>
              <wp:effectExtent l="0" t="0" r="0" b="1905"/>
              <wp:docPr id="34" name="图片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图片 34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6910" cy="3160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jc w:val="center"/>
        <w:rPr>
          <w:del w:id="289" w:author="Lenovo User" w:date="2018-06-29T11:39:00Z"/>
        </w:rPr>
      </w:pPr>
      <w:del w:id="290" w:author="Lenovo User" w:date="2018-06-29T11:39:00Z">
        <w:r>
          <w:rPr>
            <w:rFonts w:hint="eastAsia"/>
          </w:rPr>
          <w:delText>点击每条内容信息，可打开内容详情页面，可以查看内容的详细信息。</w:delText>
        </w:r>
      </w:del>
    </w:p>
    <w:p>
      <w:pPr>
        <w:jc w:val="center"/>
      </w:pPr>
    </w:p>
    <w:p>
      <w:pPr>
        <w:rPr>
          <w:b/>
        </w:rPr>
      </w:pPr>
    </w:p>
    <w:p>
      <w:pPr>
        <w:ind w:left="480"/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outlineLvl w:val="9"/>
      </w:pPr>
      <w:r>
        <w:rPr>
          <w:rFonts w:hint="eastAsia"/>
        </w:rPr>
        <w:t>需求编号39</w:t>
      </w:r>
    </w:p>
    <w:p>
      <w:r>
        <w:rPr>
          <w:rFonts w:hint="eastAsia"/>
          <w:b/>
        </w:rPr>
        <w:t>需求描述</w:t>
      </w:r>
      <w:r>
        <w:rPr>
          <w:rFonts w:hint="eastAsia"/>
        </w:rPr>
        <w:t>：</w:t>
      </w:r>
    </w:p>
    <w:p>
      <w:r>
        <w:rPr>
          <w:rFonts w:hint="eastAsia"/>
        </w:rPr>
        <w:t>根据客户评价内容的变动，修改订单评价页的展示信息</w:t>
      </w:r>
    </w:p>
    <w:p>
      <w:pPr>
        <w:rPr>
          <w:b/>
        </w:rPr>
      </w:pPr>
      <w:r>
        <w:rPr>
          <w:rFonts w:hint="eastAsia"/>
          <w:b/>
        </w:rPr>
        <w:t>原型界面</w:t>
      </w:r>
    </w:p>
    <w:p>
      <w:r>
        <w:drawing>
          <wp:inline distT="0" distB="0" distL="0" distR="0">
            <wp:extent cx="5274310" cy="28911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需求说明</w:t>
      </w:r>
    </w:p>
    <w:p>
      <w:pPr>
        <w:rPr>
          <w:rFonts w:hint="eastAsia"/>
        </w:rPr>
      </w:pPr>
      <w:r>
        <w:rPr>
          <w:rFonts w:hint="eastAsia"/>
        </w:rPr>
        <w:t>购油环节评分有数据时，则开始展现再订单评价数据中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E5A7F"/>
    <w:multiLevelType w:val="multilevel"/>
    <w:tmpl w:val="0B4E5A7F"/>
    <w:lvl w:ilvl="0" w:tentative="0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1C1A5A65"/>
    <w:multiLevelType w:val="multilevel"/>
    <w:tmpl w:val="1C1A5A65"/>
    <w:lvl w:ilvl="0" w:tentative="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2">
    <w:nsid w:val="24FC19D7"/>
    <w:multiLevelType w:val="multilevel"/>
    <w:tmpl w:val="24FC19D7"/>
    <w:lvl w:ilvl="0" w:tentative="0">
      <w:start w:val="1"/>
      <w:numFmt w:val="decimal"/>
      <w:lvlText w:val="%1）"/>
      <w:lvlJc w:val="left"/>
      <w:pPr>
        <w:ind w:left="103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15" w:hanging="420"/>
      </w:pPr>
    </w:lvl>
    <w:lvl w:ilvl="2" w:tentative="0">
      <w:start w:val="1"/>
      <w:numFmt w:val="lowerRoman"/>
      <w:lvlText w:val="%3."/>
      <w:lvlJc w:val="right"/>
      <w:pPr>
        <w:ind w:left="1935" w:hanging="420"/>
      </w:pPr>
    </w:lvl>
    <w:lvl w:ilvl="3" w:tentative="0">
      <w:start w:val="1"/>
      <w:numFmt w:val="decimal"/>
      <w:lvlText w:val="%4."/>
      <w:lvlJc w:val="left"/>
      <w:pPr>
        <w:ind w:left="2355" w:hanging="420"/>
      </w:pPr>
    </w:lvl>
    <w:lvl w:ilvl="4" w:tentative="0">
      <w:start w:val="1"/>
      <w:numFmt w:val="lowerLetter"/>
      <w:lvlText w:val="%5)"/>
      <w:lvlJc w:val="left"/>
      <w:pPr>
        <w:ind w:left="2775" w:hanging="420"/>
      </w:pPr>
    </w:lvl>
    <w:lvl w:ilvl="5" w:tentative="0">
      <w:start w:val="1"/>
      <w:numFmt w:val="lowerRoman"/>
      <w:lvlText w:val="%6."/>
      <w:lvlJc w:val="right"/>
      <w:pPr>
        <w:ind w:left="3195" w:hanging="420"/>
      </w:pPr>
    </w:lvl>
    <w:lvl w:ilvl="6" w:tentative="0">
      <w:start w:val="1"/>
      <w:numFmt w:val="decimal"/>
      <w:lvlText w:val="%7."/>
      <w:lvlJc w:val="left"/>
      <w:pPr>
        <w:ind w:left="3615" w:hanging="420"/>
      </w:pPr>
    </w:lvl>
    <w:lvl w:ilvl="7" w:tentative="0">
      <w:start w:val="1"/>
      <w:numFmt w:val="lowerLetter"/>
      <w:lvlText w:val="%8)"/>
      <w:lvlJc w:val="left"/>
      <w:pPr>
        <w:ind w:left="4035" w:hanging="420"/>
      </w:pPr>
    </w:lvl>
    <w:lvl w:ilvl="8" w:tentative="0">
      <w:start w:val="1"/>
      <w:numFmt w:val="lowerRoman"/>
      <w:lvlText w:val="%9."/>
      <w:lvlJc w:val="right"/>
      <w:pPr>
        <w:ind w:left="4455" w:hanging="420"/>
      </w:pPr>
    </w:lvl>
  </w:abstractNum>
  <w:abstractNum w:abstractNumId="3">
    <w:nsid w:val="42027927"/>
    <w:multiLevelType w:val="multilevel"/>
    <w:tmpl w:val="42027927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4F7F79A9"/>
    <w:multiLevelType w:val="multilevel"/>
    <w:tmpl w:val="4F7F79A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A3705E"/>
    <w:multiLevelType w:val="multilevel"/>
    <w:tmpl w:val="52A3705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8715D2"/>
    <w:multiLevelType w:val="multilevel"/>
    <w:tmpl w:val="5F8715D2"/>
    <w:lvl w:ilvl="0" w:tentative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64C22D6E"/>
    <w:multiLevelType w:val="multilevel"/>
    <w:tmpl w:val="64C22D6E"/>
    <w:lvl w:ilvl="0" w:tentative="0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8">
    <w:nsid w:val="6BE46B7C"/>
    <w:multiLevelType w:val="multilevel"/>
    <w:tmpl w:val="6BE46B7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4"/>
  </w:num>
  <w:num w:numId="6">
    <w:abstractNumId w:val="6"/>
  </w:num>
  <w:num w:numId="7">
    <w:abstractNumId w:val="3"/>
  </w:num>
  <w:num w:numId="8">
    <w:abstractNumId w:val="1"/>
  </w:num>
  <w:num w:numId="9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iu">
    <w15:presenceInfo w15:providerId="None" w15:userId="liu"/>
  </w15:person>
  <w15:person w15:author="Lenovo User">
    <w15:presenceInfo w15:providerId="None" w15:userId="Lenovo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FD2"/>
    <w:rsid w:val="00282755"/>
    <w:rsid w:val="002B6C59"/>
    <w:rsid w:val="002E10F3"/>
    <w:rsid w:val="003A533C"/>
    <w:rsid w:val="003B0FD2"/>
    <w:rsid w:val="00417C0D"/>
    <w:rsid w:val="00472A27"/>
    <w:rsid w:val="004965E3"/>
    <w:rsid w:val="004D49FA"/>
    <w:rsid w:val="005E7C12"/>
    <w:rsid w:val="005F4A3F"/>
    <w:rsid w:val="0068206F"/>
    <w:rsid w:val="00697B63"/>
    <w:rsid w:val="006D413D"/>
    <w:rsid w:val="006E0882"/>
    <w:rsid w:val="00713E25"/>
    <w:rsid w:val="007B6BF6"/>
    <w:rsid w:val="007D071A"/>
    <w:rsid w:val="00875561"/>
    <w:rsid w:val="008E1DF3"/>
    <w:rsid w:val="009112B8"/>
    <w:rsid w:val="009C6B60"/>
    <w:rsid w:val="009E12FF"/>
    <w:rsid w:val="00A24B94"/>
    <w:rsid w:val="00AB262D"/>
    <w:rsid w:val="00B245C5"/>
    <w:rsid w:val="00B26456"/>
    <w:rsid w:val="00B653B3"/>
    <w:rsid w:val="00BB0109"/>
    <w:rsid w:val="00BB2F04"/>
    <w:rsid w:val="00BC2D2C"/>
    <w:rsid w:val="00C163BF"/>
    <w:rsid w:val="00CC0C23"/>
    <w:rsid w:val="00CE57F4"/>
    <w:rsid w:val="00D01DAD"/>
    <w:rsid w:val="00D6151A"/>
    <w:rsid w:val="00DB444A"/>
    <w:rsid w:val="00E32050"/>
    <w:rsid w:val="00E37DC4"/>
    <w:rsid w:val="00EB363B"/>
    <w:rsid w:val="00F8511E"/>
    <w:rsid w:val="00F96AAD"/>
    <w:rsid w:val="00FD6C88"/>
    <w:rsid w:val="12BB4B70"/>
    <w:rsid w:val="1CA803B3"/>
    <w:rsid w:val="260320C9"/>
    <w:rsid w:val="5391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link w:val="12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6"/>
    <w:link w:val="5"/>
    <w:uiPriority w:val="99"/>
    <w:rPr>
      <w:sz w:val="18"/>
      <w:szCs w:val="18"/>
    </w:rPr>
  </w:style>
  <w:style w:type="character" w:customStyle="1" w:styleId="9">
    <w:name w:val="页脚 字符"/>
    <w:basedOn w:val="6"/>
    <w:link w:val="4"/>
    <w:uiPriority w:val="99"/>
    <w:rPr>
      <w:sz w:val="18"/>
      <w:szCs w:val="18"/>
    </w:rPr>
  </w:style>
  <w:style w:type="character" w:customStyle="1" w:styleId="10">
    <w:name w:val="标题 2 字符"/>
    <w:basedOn w:val="6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4 字符"/>
    <w:basedOn w:val="6"/>
    <w:link w:val="3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microsoft.com/office/2011/relationships/people" Target="people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1171</Words>
  <Characters>6680</Characters>
  <Lines>55</Lines>
  <Paragraphs>15</Paragraphs>
  <TotalTime>865</TotalTime>
  <ScaleCrop>false</ScaleCrop>
  <LinksUpToDate>false</LinksUpToDate>
  <CharactersWithSpaces>7836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2018-07-20T13:13:00Z</dcterms:created>
  <dc:creator>liu wenjun</dc:creator>
  <cp:lastModifiedBy>奋斗的90后</cp:lastModifiedBy>
  <dcterms:modified xsi:type="dcterms:W3CDTF">2018-08-24T09:38:32Z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